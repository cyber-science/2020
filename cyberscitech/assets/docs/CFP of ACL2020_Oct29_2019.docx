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FD4756" w14:textId="305261CD" w:rsidR="00513520" w:rsidRDefault="002760D3">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r>
        <w:rPr>
          <w:noProof/>
          <w:lang w:eastAsia="zh-CN"/>
        </w:rPr>
        <mc:AlternateContent>
          <mc:Choice Requires="wps">
            <w:drawing>
              <wp:anchor distT="0" distB="0" distL="114300" distR="114300" simplePos="0" relativeHeight="251658240" behindDoc="0" locked="0" layoutInCell="1" hidden="0" allowOverlap="1" wp14:anchorId="14F8937B" wp14:editId="289E0E4A">
                <wp:simplePos x="0" y="0"/>
                <wp:positionH relativeFrom="column">
                  <wp:posOffset>140335</wp:posOffset>
                </wp:positionH>
                <wp:positionV relativeFrom="paragraph">
                  <wp:posOffset>-6350</wp:posOffset>
                </wp:positionV>
                <wp:extent cx="7604760" cy="1574800"/>
                <wp:effectExtent l="0" t="0" r="0" b="0"/>
                <wp:wrapNone/>
                <wp:docPr id="1029" name="文字方塊 1029"/>
                <wp:cNvGraphicFramePr/>
                <a:graphic xmlns:a="http://schemas.openxmlformats.org/drawingml/2006/main">
                  <a:graphicData uri="http://schemas.microsoft.com/office/word/2010/wordprocessingShape">
                    <wps:wsp>
                      <wps:cNvSpPr txBox="1"/>
                      <wps:spPr>
                        <a:xfrm>
                          <a:off x="0" y="0"/>
                          <a:ext cx="7604760" cy="1574800"/>
                        </a:xfrm>
                        <a:prstGeom prst="rect">
                          <a:avLst/>
                        </a:prstGeom>
                        <a:noFill/>
                        <a:ln w="9525" cap="flat" cmpd="sng" algn="ctr">
                          <a:noFill/>
                          <a:miter lim="800000"/>
                          <a:headEnd/>
                          <a:tailEnd/>
                        </a:ln>
                      </wps:spPr>
                      <wps:txbx>
                        <w:txbxContent>
                          <w:p w14:paraId="3C33B6A1" w14:textId="2301927B" w:rsidR="00513520" w:rsidRDefault="00AC305E" w:rsidP="00A14BA8">
                            <w:pPr>
                              <w:pStyle w:val="NormalWeb"/>
                              <w:spacing w:before="0" w:beforeAutospacing="0" w:after="0" w:afterAutospacing="0"/>
                              <w:ind w:left="2" w:hanging="4"/>
                              <w:jc w:val="center"/>
                              <w:rPr>
                                <w:rFonts w:ascii="Calibri" w:hAnsi="Calibri"/>
                                <w:color w:val="FFFFFF"/>
                                <w:sz w:val="36"/>
                                <w:szCs w:val="28"/>
                              </w:rPr>
                            </w:pPr>
                            <w:bookmarkStart w:id="0" w:name="30j0zll" w:colFirst="0" w:colLast="0"/>
                            <w:r w:rsidRPr="08524696" w:rsidDel="FFFFFFFF">
                              <w:rPr>
                                <w:rFonts w:ascii="Calibri" w:eastAsia="NSimSun" w:hAnsi="Calibri"/>
                                <w:b/>
                                <w:bCs/>
                                <w:color w:val="FFFFFF"/>
                                <w:sz w:val="36"/>
                                <w:szCs w:val="28"/>
                              </w:rPr>
                              <w:t xml:space="preserve">International Workshop on </w:t>
                            </w:r>
                            <w:r w:rsidRPr="FFFFFFFF" w:rsidDel="FFFFFFFF">
                              <w:rPr>
                                <w:rFonts w:ascii="Calibri" w:eastAsia="NSimSun" w:hAnsi="Calibri"/>
                                <w:b/>
                                <w:bCs/>
                                <w:color w:val="FFFFFF"/>
                                <w:sz w:val="36"/>
                                <w:szCs w:val="28"/>
                              </w:rPr>
                              <w:t xml:space="preserve">Adaptive </w:t>
                            </w:r>
                            <w:r w:rsidR="00685356">
                              <w:rPr>
                                <w:rFonts w:ascii="Calibri" w:eastAsia="NSimSun" w:hAnsi="Calibri"/>
                                <w:b/>
                                <w:bCs/>
                                <w:color w:val="FFFFFF"/>
                                <w:sz w:val="36"/>
                                <w:szCs w:val="28"/>
                              </w:rPr>
                              <w:t>C</w:t>
                            </w:r>
                            <w:r w:rsidR="00481210">
                              <w:rPr>
                                <w:rFonts w:ascii="Calibri" w:eastAsia="NSimSun" w:hAnsi="Calibri"/>
                                <w:b/>
                                <w:bCs/>
                                <w:color w:val="FFFFFF"/>
                                <w:sz w:val="36"/>
                                <w:szCs w:val="28"/>
                              </w:rPr>
                              <w:t>yber</w:t>
                            </w:r>
                            <w:r w:rsidRPr="FFFFFFFF" w:rsidDel="FFFFFFFF">
                              <w:rPr>
                                <w:rFonts w:ascii="Calibri" w:hAnsi="Calibri"/>
                                <w:b/>
                                <w:bCs/>
                                <w:color w:val="FFFFFF"/>
                                <w:sz w:val="36"/>
                                <w:szCs w:val="28"/>
                              </w:rPr>
                              <w:t xml:space="preserve"> </w:t>
                            </w:r>
                            <w:r w:rsidRPr="08524696" w:rsidDel="FFFFFFFF">
                              <w:rPr>
                                <w:rFonts w:ascii="Calibri" w:hAnsi="Calibri"/>
                                <w:b/>
                                <w:bCs/>
                                <w:color w:val="FFFFFF"/>
                                <w:sz w:val="36"/>
                                <w:szCs w:val="28"/>
                              </w:rPr>
                              <w:t>Learning 2020</w:t>
                            </w:r>
                            <w:r w:rsidR="00AE2120">
                              <w:rPr>
                                <w:rFonts w:ascii="Calibri" w:hAnsi="Calibri"/>
                                <w:b/>
                                <w:bCs/>
                                <w:color w:val="FFFFFF"/>
                                <w:sz w:val="36"/>
                                <w:szCs w:val="28"/>
                              </w:rPr>
                              <w:t xml:space="preserve"> </w:t>
                            </w:r>
                            <w:r w:rsidRPr="08524696" w:rsidDel="FFFFFFFF">
                              <w:rPr>
                                <w:rFonts w:ascii="Calibri" w:hAnsi="Calibri"/>
                                <w:b/>
                                <w:bCs/>
                                <w:color w:val="FFFFFF"/>
                                <w:sz w:val="36"/>
                                <w:szCs w:val="28"/>
                              </w:rPr>
                              <w:t>(</w:t>
                            </w:r>
                            <w:r w:rsidRPr="FFFFFFFF" w:rsidDel="FFFFFFFF">
                              <w:rPr>
                                <w:rFonts w:ascii="Calibri" w:hAnsi="Calibri"/>
                                <w:b/>
                                <w:bCs/>
                                <w:color w:val="FFFFFF"/>
                                <w:sz w:val="36"/>
                                <w:szCs w:val="28"/>
                              </w:rPr>
                              <w:t>AC</w:t>
                            </w:r>
                            <w:r w:rsidRPr="08524696" w:rsidDel="FFFFFFFF">
                              <w:rPr>
                                <w:rFonts w:ascii="Calibri" w:hAnsi="Calibri"/>
                                <w:b/>
                                <w:bCs/>
                                <w:color w:val="FFFFFF"/>
                                <w:sz w:val="36"/>
                                <w:szCs w:val="28"/>
                              </w:rPr>
                              <w:t>L</w:t>
                            </w:r>
                            <w:r w:rsidRPr="08524696" w:rsidDel="FFFFFFFF">
                              <w:rPr>
                                <w:rFonts w:ascii="Calibri" w:hAnsi="Calibri"/>
                                <w:bCs/>
                                <w:color w:val="FFFFFF"/>
                                <w:sz w:val="32"/>
                                <w:szCs w:val="28"/>
                              </w:rPr>
                              <w:t xml:space="preserve"> </w:t>
                            </w:r>
                            <w:r w:rsidRPr="08524696" w:rsidDel="FFFFFFFF">
                              <w:rPr>
                                <w:rFonts w:ascii="Calibri" w:hAnsi="Calibri"/>
                                <w:b/>
                                <w:bCs/>
                                <w:color w:val="FFFFFF"/>
                                <w:sz w:val="36"/>
                                <w:szCs w:val="28"/>
                              </w:rPr>
                              <w:t>2020)</w:t>
                            </w:r>
                            <w:bookmarkEnd w:id="0"/>
                          </w:p>
                          <w:p w14:paraId="2AC10C8C" w14:textId="77777777" w:rsidR="00AE2120" w:rsidRDefault="00AE2120" w:rsidP="003A4A42">
                            <w:pPr>
                              <w:ind w:left="1" w:hanging="3"/>
                              <w:jc w:val="center"/>
                              <w:rPr>
                                <w:rFonts w:ascii="Times New Roman" w:hAnsi="Times New Roman"/>
                                <w:b/>
                                <w:color w:val="FFFFFF"/>
                                <w:sz w:val="28"/>
                              </w:rPr>
                            </w:pPr>
                          </w:p>
                          <w:p w14:paraId="03EE3C05" w14:textId="77777777" w:rsidR="00AE2120" w:rsidRDefault="00AE2120" w:rsidP="003A4A42">
                            <w:pPr>
                              <w:ind w:left="1" w:hanging="3"/>
                              <w:jc w:val="center"/>
                              <w:rPr>
                                <w:rFonts w:ascii="Times New Roman" w:hAnsi="Times New Roman"/>
                                <w:b/>
                                <w:color w:val="FFFFFF"/>
                                <w:sz w:val="28"/>
                              </w:rPr>
                            </w:pPr>
                          </w:p>
                          <w:p w14:paraId="285AC975" w14:textId="77777777" w:rsidR="00AE2120" w:rsidRDefault="00AC305E" w:rsidP="003A4A42">
                            <w:pPr>
                              <w:ind w:left="1" w:hanging="3"/>
                              <w:jc w:val="center"/>
                              <w:rPr>
                                <w:rFonts w:ascii="Times New Roman" w:hAnsi="Times New Roman"/>
                                <w:b/>
                                <w:color w:val="FFFFFF"/>
                                <w:sz w:val="28"/>
                              </w:rPr>
                            </w:pPr>
                            <w:r w:rsidRPr="FFFFFFFF" w:rsidDel="FFFFFFFF">
                              <w:rPr>
                                <w:rFonts w:ascii="Times New Roman" w:hAnsi="Times New Roman"/>
                                <w:b/>
                                <w:color w:val="FFFFFF"/>
                                <w:sz w:val="28"/>
                              </w:rPr>
                              <w:t>Calgary</w:t>
                            </w:r>
                            <w:r w:rsidRPr="08524696" w:rsidDel="FFFFFFFF">
                              <w:rPr>
                                <w:rFonts w:ascii="Times New Roman" w:hAnsi="Times New Roman" w:hint="eastAsia"/>
                                <w:b/>
                                <w:color w:val="FFFFFF"/>
                                <w:sz w:val="28"/>
                              </w:rPr>
                              <w:t xml:space="preserve">, </w:t>
                            </w:r>
                            <w:r w:rsidRPr="08524696" w:rsidDel="FFFFFFFF">
                              <w:rPr>
                                <w:rFonts w:ascii="Times New Roman" w:hAnsi="Times New Roman"/>
                                <w:b/>
                                <w:color w:val="FFFFFF"/>
                                <w:sz w:val="28"/>
                              </w:rPr>
                              <w:t xml:space="preserve">Alberta, </w:t>
                            </w:r>
                            <w:r w:rsidRPr="08524696" w:rsidDel="FFFFFFFF">
                              <w:rPr>
                                <w:rFonts w:ascii="Times New Roman" w:hAnsi="Times New Roman" w:hint="eastAsia"/>
                                <w:b/>
                                <w:color w:val="FFFFFF"/>
                                <w:sz w:val="28"/>
                              </w:rPr>
                              <w:t>C</w:t>
                            </w:r>
                            <w:r w:rsidRPr="08524696" w:rsidDel="FFFFFFFF">
                              <w:rPr>
                                <w:rFonts w:ascii="Times New Roman" w:hAnsi="Times New Roman"/>
                                <w:b/>
                                <w:color w:val="FFFFFF"/>
                                <w:sz w:val="28"/>
                              </w:rPr>
                              <w:t xml:space="preserve">anada, </w:t>
                            </w:r>
                          </w:p>
                          <w:p w14:paraId="3142D8B0" w14:textId="658131A7" w:rsidR="00513520" w:rsidRDefault="00AC305E" w:rsidP="003A4A42">
                            <w:pPr>
                              <w:ind w:left="1" w:hanging="3"/>
                              <w:jc w:val="center"/>
                              <w:rPr>
                                <w:color w:val="FFFFFF"/>
                                <w:sz w:val="28"/>
                                <w:lang w:val="sv-SE" w:eastAsia="zh-TW"/>
                              </w:rPr>
                            </w:pPr>
                            <w:r w:rsidRPr="FFFFFFFF" w:rsidDel="FFFFFFFF">
                              <w:rPr>
                                <w:rFonts w:ascii="Times New Roman" w:hAnsi="Times New Roman"/>
                                <w:b/>
                                <w:color w:val="FFFFFF"/>
                                <w:sz w:val="28"/>
                              </w:rPr>
                              <w:t>June 22-26</w:t>
                            </w:r>
                            <w:r w:rsidRPr="08524696" w:rsidDel="FFFFFFFF">
                              <w:rPr>
                                <w:rFonts w:ascii="Times New Roman" w:hAnsi="Times New Roman" w:hint="eastAsia"/>
                                <w:b/>
                                <w:color w:val="FFFFFF"/>
                                <w:sz w:val="28"/>
                              </w:rPr>
                              <w:t>, 20</w:t>
                            </w:r>
                            <w:r w:rsidRPr="08524696" w:rsidDel="FFFFFFFF">
                              <w:rPr>
                                <w:rFonts w:ascii="Times New Roman" w:hAnsi="Times New Roman"/>
                                <w:b/>
                                <w:color w:val="FFFFFF"/>
                                <w:sz w:val="28"/>
                              </w:rPr>
                              <w:t>20</w:t>
                            </w:r>
                          </w:p>
                          <w:p w14:paraId="786F8100" w14:textId="77777777" w:rsidR="00513520" w:rsidRDefault="00513520" w:rsidP="003A4A42">
                            <w:pPr>
                              <w:adjustRightInd w:val="0"/>
                              <w:ind w:left="0" w:hanging="2"/>
                              <w:jc w:val="center"/>
                              <w:rPr>
                                <w:rFonts w:ascii="Times New Roman" w:hAnsi="Times New Roman"/>
                                <w:color w:val="FFFFFF"/>
                                <w:sz w:val="22"/>
                                <w:szCs w:val="20"/>
                                <w:highlight w:val="yellow"/>
                                <w:lang w:val="sv-SE"/>
                              </w:rPr>
                            </w:pPr>
                          </w:p>
                          <w:p w14:paraId="68B4C2D3" w14:textId="77777777" w:rsidR="00513520" w:rsidRDefault="00513520">
                            <w:pPr>
                              <w:ind w:left="0" w:hanging="2"/>
                              <w:rPr>
                                <w:lang w:val="sv-SE"/>
                              </w:rPr>
                            </w:pPr>
                          </w:p>
                          <w:p w14:paraId="79A31328" w14:textId="77777777" w:rsidR="00513520" w:rsidRDefault="00513520">
                            <w:pPr>
                              <w:ind w:left="0" w:hanging="2"/>
                            </w:pPr>
                          </w:p>
                        </w:txbxContent>
                      </wps:txbx>
                      <wps:bodyPr>
                        <a:noAutofit/>
                      </wps:bodyPr>
                    </wps:wsp>
                  </a:graphicData>
                </a:graphic>
                <wp14:sizeRelH relativeFrom="margin">
                  <wp14:pctWidth>0</wp14:pctWidth>
                </wp14:sizeRelH>
                <wp14:sizeRelV relativeFrom="margin">
                  <wp14:pctHeight>0</wp14:pctHeight>
                </wp14:sizeRelV>
              </wp:anchor>
            </w:drawing>
          </mc:Choice>
          <mc:Fallback>
            <w:pict>
              <v:shapetype w14:anchorId="14F8937B" id="_x0000_t202" coordsize="21600,21600" o:spt="202" path="m,l,21600r21600,l21600,xe">
                <v:stroke joinstyle="miter"/>
                <v:path gradientshapeok="t" o:connecttype="rect"/>
              </v:shapetype>
              <v:shape id="文字方塊 1029" o:spid="_x0000_s1026" type="#_x0000_t202" style="position:absolute;left:0;text-align:left;margin-left:11.05pt;margin-top:-.5pt;width:598.8pt;height:1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" filled="f" stroked="f">
                <v:textbox>
                  <w:txbxContent>
                    <w:p w14:paraId="3C33B6A1" w14:textId="2301927B" w:rsidR="00513520" w:rsidRDefault="00AC305E" w:rsidP="00A14BA8">
                      <w:pPr>
                        <w:pStyle w:val="NormalWeb"/>
                        <w:spacing w:before="0" w:beforeAutospacing="0" w:after="0" w:afterAutospacing="0"/>
                        <w:ind w:left="2" w:hanging="4"/>
                        <w:jc w:val="center"/>
                        <w:rPr>
                          <w:rFonts w:ascii="Calibri" w:hAnsi="Calibri"/>
                          <w:color w:val="FFFFFF"/>
                          <w:sz w:val="36"/>
                          <w:szCs w:val="28"/>
                        </w:rPr>
                      </w:pPr>
                      <w:bookmarkStart w:id="1" w:name="30j0zll" w:colFirst="0" w:colLast="0"/>
                      <w:r w:rsidRPr="08524696" w:rsidDel="FFFFFFFF">
                        <w:rPr>
                          <w:rFonts w:ascii="Calibri" w:eastAsia="NSimSun" w:hAnsi="Calibri"/>
                          <w:b/>
                          <w:bCs/>
                          <w:color w:val="FFFFFF"/>
                          <w:sz w:val="36"/>
                          <w:szCs w:val="28"/>
                        </w:rPr>
                        <w:t xml:space="preserve">International Workshop on </w:t>
                      </w:r>
                      <w:r w:rsidRPr="FFFFFFFF" w:rsidDel="FFFFFFFF">
                        <w:rPr>
                          <w:rFonts w:ascii="Calibri" w:eastAsia="NSimSun" w:hAnsi="Calibri"/>
                          <w:b/>
                          <w:bCs/>
                          <w:color w:val="FFFFFF"/>
                          <w:sz w:val="36"/>
                          <w:szCs w:val="28"/>
                        </w:rPr>
                        <w:t xml:space="preserve">Adaptive </w:t>
                      </w:r>
                      <w:r w:rsidR="00685356">
                        <w:rPr>
                          <w:rFonts w:ascii="Calibri" w:eastAsia="NSimSun" w:hAnsi="Calibri"/>
                          <w:b/>
                          <w:bCs/>
                          <w:color w:val="FFFFFF"/>
                          <w:sz w:val="36"/>
                          <w:szCs w:val="28"/>
                        </w:rPr>
                        <w:t>C</w:t>
                      </w:r>
                      <w:r w:rsidR="00481210">
                        <w:rPr>
                          <w:rFonts w:ascii="Calibri" w:eastAsia="NSimSun" w:hAnsi="Calibri"/>
                          <w:b/>
                          <w:bCs/>
                          <w:color w:val="FFFFFF"/>
                          <w:sz w:val="36"/>
                          <w:szCs w:val="28"/>
                        </w:rPr>
                        <w:t>yber</w:t>
                      </w:r>
                      <w:r w:rsidRPr="FFFFFFFF" w:rsidDel="FFFFFFFF">
                        <w:rPr>
                          <w:rFonts w:ascii="Calibri" w:hAnsi="Calibri"/>
                          <w:b/>
                          <w:bCs/>
                          <w:color w:val="FFFFFF"/>
                          <w:sz w:val="36"/>
                          <w:szCs w:val="28"/>
                        </w:rPr>
                        <w:t xml:space="preserve"> </w:t>
                      </w:r>
                      <w:r w:rsidRPr="08524696" w:rsidDel="FFFFFFFF">
                        <w:rPr>
                          <w:rFonts w:ascii="Calibri" w:hAnsi="Calibri"/>
                          <w:b/>
                          <w:bCs/>
                          <w:color w:val="FFFFFF"/>
                          <w:sz w:val="36"/>
                          <w:szCs w:val="28"/>
                        </w:rPr>
                        <w:t>Learning 2020</w:t>
                      </w:r>
                      <w:r w:rsidR="00AE2120">
                        <w:rPr>
                          <w:rFonts w:ascii="Calibri" w:hAnsi="Calibri"/>
                          <w:b/>
                          <w:bCs/>
                          <w:color w:val="FFFFFF"/>
                          <w:sz w:val="36"/>
                          <w:szCs w:val="28"/>
                        </w:rPr>
                        <w:t xml:space="preserve"> </w:t>
                      </w:r>
                      <w:r w:rsidRPr="08524696" w:rsidDel="FFFFFFFF">
                        <w:rPr>
                          <w:rFonts w:ascii="Calibri" w:hAnsi="Calibri"/>
                          <w:b/>
                          <w:bCs/>
                          <w:color w:val="FFFFFF"/>
                          <w:sz w:val="36"/>
                          <w:szCs w:val="28"/>
                        </w:rPr>
                        <w:t>(</w:t>
                      </w:r>
                      <w:r w:rsidRPr="FFFFFFFF" w:rsidDel="FFFFFFFF">
                        <w:rPr>
                          <w:rFonts w:ascii="Calibri" w:hAnsi="Calibri"/>
                          <w:b/>
                          <w:bCs/>
                          <w:color w:val="FFFFFF"/>
                          <w:sz w:val="36"/>
                          <w:szCs w:val="28"/>
                        </w:rPr>
                        <w:t>AC</w:t>
                      </w:r>
                      <w:r w:rsidRPr="08524696" w:rsidDel="FFFFFFFF">
                        <w:rPr>
                          <w:rFonts w:ascii="Calibri" w:hAnsi="Calibri"/>
                          <w:b/>
                          <w:bCs/>
                          <w:color w:val="FFFFFF"/>
                          <w:sz w:val="36"/>
                          <w:szCs w:val="28"/>
                        </w:rPr>
                        <w:t>L</w:t>
                      </w:r>
                      <w:r w:rsidRPr="08524696" w:rsidDel="FFFFFFFF">
                        <w:rPr>
                          <w:rFonts w:ascii="Calibri" w:hAnsi="Calibri"/>
                          <w:bCs/>
                          <w:color w:val="FFFFFF"/>
                          <w:sz w:val="32"/>
                          <w:szCs w:val="28"/>
                        </w:rPr>
                        <w:t xml:space="preserve"> </w:t>
                      </w:r>
                      <w:r w:rsidRPr="08524696" w:rsidDel="FFFFFFFF">
                        <w:rPr>
                          <w:rFonts w:ascii="Calibri" w:hAnsi="Calibri"/>
                          <w:b/>
                          <w:bCs/>
                          <w:color w:val="FFFFFF"/>
                          <w:sz w:val="36"/>
                          <w:szCs w:val="28"/>
                        </w:rPr>
                        <w:t>2020)</w:t>
                      </w:r>
                      <w:bookmarkEnd w:id="1"/>
                    </w:p>
                    <w:p w14:paraId="2AC10C8C" w14:textId="77777777" w:rsidR="00AE2120" w:rsidRDefault="00AE2120" w:rsidP="003A4A42">
                      <w:pPr>
                        <w:ind w:left="1" w:hanging="3"/>
                        <w:jc w:val="center"/>
                        <w:rPr>
                          <w:rFonts w:ascii="Times New Roman" w:hAnsi="Times New Roman"/>
                          <w:b/>
                          <w:color w:val="FFFFFF"/>
                          <w:sz w:val="28"/>
                        </w:rPr>
                      </w:pPr>
                    </w:p>
                    <w:p w14:paraId="03EE3C05" w14:textId="77777777" w:rsidR="00AE2120" w:rsidRDefault="00AE2120" w:rsidP="003A4A42">
                      <w:pPr>
                        <w:ind w:left="1" w:hanging="3"/>
                        <w:jc w:val="center"/>
                        <w:rPr>
                          <w:rFonts w:ascii="Times New Roman" w:hAnsi="Times New Roman"/>
                          <w:b/>
                          <w:color w:val="FFFFFF"/>
                          <w:sz w:val="28"/>
                        </w:rPr>
                      </w:pPr>
                    </w:p>
                    <w:p w14:paraId="285AC975" w14:textId="77777777" w:rsidR="00AE2120" w:rsidRDefault="00AC305E" w:rsidP="003A4A42">
                      <w:pPr>
                        <w:ind w:left="1" w:hanging="3"/>
                        <w:jc w:val="center"/>
                        <w:rPr>
                          <w:rFonts w:ascii="Times New Roman" w:hAnsi="Times New Roman"/>
                          <w:b/>
                          <w:color w:val="FFFFFF"/>
                          <w:sz w:val="28"/>
                        </w:rPr>
                      </w:pPr>
                      <w:r w:rsidRPr="FFFFFFFF" w:rsidDel="FFFFFFFF">
                        <w:rPr>
                          <w:rFonts w:ascii="Times New Roman" w:hAnsi="Times New Roman"/>
                          <w:b/>
                          <w:color w:val="FFFFFF"/>
                          <w:sz w:val="28"/>
                        </w:rPr>
                        <w:t>Calgary</w:t>
                      </w:r>
                      <w:r w:rsidRPr="08524696" w:rsidDel="FFFFFFFF">
                        <w:rPr>
                          <w:rFonts w:ascii="Times New Roman" w:hAnsi="Times New Roman" w:hint="eastAsia"/>
                          <w:b/>
                          <w:color w:val="FFFFFF"/>
                          <w:sz w:val="28"/>
                        </w:rPr>
                        <w:t xml:space="preserve">, </w:t>
                      </w:r>
                      <w:r w:rsidRPr="08524696" w:rsidDel="FFFFFFFF">
                        <w:rPr>
                          <w:rFonts w:ascii="Times New Roman" w:hAnsi="Times New Roman"/>
                          <w:b/>
                          <w:color w:val="FFFFFF"/>
                          <w:sz w:val="28"/>
                        </w:rPr>
                        <w:t xml:space="preserve">Alberta, </w:t>
                      </w:r>
                      <w:r w:rsidRPr="08524696" w:rsidDel="FFFFFFFF">
                        <w:rPr>
                          <w:rFonts w:ascii="Times New Roman" w:hAnsi="Times New Roman" w:hint="eastAsia"/>
                          <w:b/>
                          <w:color w:val="FFFFFF"/>
                          <w:sz w:val="28"/>
                        </w:rPr>
                        <w:t>C</w:t>
                      </w:r>
                      <w:r w:rsidRPr="08524696" w:rsidDel="FFFFFFFF">
                        <w:rPr>
                          <w:rFonts w:ascii="Times New Roman" w:hAnsi="Times New Roman"/>
                          <w:b/>
                          <w:color w:val="FFFFFF"/>
                          <w:sz w:val="28"/>
                        </w:rPr>
                        <w:t xml:space="preserve">anada, </w:t>
                      </w:r>
                    </w:p>
                    <w:p w14:paraId="3142D8B0" w14:textId="658131A7" w:rsidR="00513520" w:rsidRDefault="00AC305E" w:rsidP="003A4A42">
                      <w:pPr>
                        <w:ind w:left="1" w:hanging="3"/>
                        <w:jc w:val="center"/>
                        <w:rPr>
                          <w:color w:val="FFFFFF"/>
                          <w:sz w:val="28"/>
                          <w:lang w:val="sv-SE" w:eastAsia="zh-TW"/>
                        </w:rPr>
                      </w:pPr>
                      <w:r w:rsidRPr="FFFFFFFF" w:rsidDel="FFFFFFFF">
                        <w:rPr>
                          <w:rFonts w:ascii="Times New Roman" w:hAnsi="Times New Roman"/>
                          <w:b/>
                          <w:color w:val="FFFFFF"/>
                          <w:sz w:val="28"/>
                        </w:rPr>
                        <w:t>June 22-26</w:t>
                      </w:r>
                      <w:r w:rsidRPr="08524696" w:rsidDel="FFFFFFFF">
                        <w:rPr>
                          <w:rFonts w:ascii="Times New Roman" w:hAnsi="Times New Roman" w:hint="eastAsia"/>
                          <w:b/>
                          <w:color w:val="FFFFFF"/>
                          <w:sz w:val="28"/>
                        </w:rPr>
                        <w:t>, 20</w:t>
                      </w:r>
                      <w:r w:rsidRPr="08524696" w:rsidDel="FFFFFFFF">
                        <w:rPr>
                          <w:rFonts w:ascii="Times New Roman" w:hAnsi="Times New Roman"/>
                          <w:b/>
                          <w:color w:val="FFFFFF"/>
                          <w:sz w:val="28"/>
                        </w:rPr>
                        <w:t>20</w:t>
                      </w:r>
                    </w:p>
                    <w:p w14:paraId="786F8100" w14:textId="77777777" w:rsidR="00513520" w:rsidRDefault="00513520" w:rsidP="003A4A42">
                      <w:pPr>
                        <w:adjustRightInd w:val="0"/>
                        <w:ind w:left="0" w:hanging="2"/>
                        <w:jc w:val="center"/>
                        <w:rPr>
                          <w:rFonts w:ascii="Times New Roman" w:hAnsi="Times New Roman"/>
                          <w:color w:val="FFFFFF"/>
                          <w:sz w:val="22"/>
                          <w:szCs w:val="20"/>
                          <w:highlight w:val="yellow"/>
                          <w:lang w:val="sv-SE"/>
                        </w:rPr>
                      </w:pPr>
                    </w:p>
                    <w:p w14:paraId="68B4C2D3" w14:textId="77777777" w:rsidR="00513520" w:rsidRDefault="00513520">
                      <w:pPr>
                        <w:ind w:left="0" w:hanging="2"/>
                        <w:rPr>
                          <w:lang w:val="sv-SE"/>
                        </w:rPr>
                      </w:pPr>
                    </w:p>
                    <w:p w14:paraId="79A31328" w14:textId="77777777" w:rsidR="00513520" w:rsidRDefault="00513520">
                      <w:pPr>
                        <w:ind w:left="0" w:hanging="2"/>
                      </w:pPr>
                    </w:p>
                  </w:txbxContent>
                </v:textbox>
              </v:shape>
            </w:pict>
          </mc:Fallback>
        </mc:AlternateContent>
      </w:r>
      <w:r w:rsidR="00AC305E">
        <w:rPr>
          <w:rFonts w:ascii="Helvetica Neue" w:eastAsia="Helvetica Neue" w:hAnsi="Helvetica Neue" w:cs="Helvetica Neue"/>
          <w:noProof/>
          <w:color w:val="000000"/>
          <w:sz w:val="24"/>
          <w:lang w:eastAsia="zh-CN"/>
        </w:rPr>
        <w:drawing>
          <wp:inline distT="0" distB="0" distL="114300" distR="114300" wp14:anchorId="4687A8D9" wp14:editId="2BF6E110">
            <wp:extent cx="8166100" cy="1631950"/>
            <wp:effectExtent l="0" t="0" r="6350" b="6350"/>
            <wp:docPr id="1031" name="image1.png" descr="Banff-1140x642"/>
            <wp:cNvGraphicFramePr/>
            <a:graphic xmlns:a="http://schemas.openxmlformats.org/drawingml/2006/main">
              <a:graphicData uri="http://schemas.openxmlformats.org/drawingml/2006/picture">
                <pic:pic xmlns:pic="http://schemas.openxmlformats.org/drawingml/2006/picture">
                  <pic:nvPicPr>
                    <pic:cNvPr id="0" name="image1.png" descr="Banff-1140x642"/>
                    <pic:cNvPicPr preferRelativeResize="0"/>
                  </pic:nvPicPr>
                  <pic:blipFill>
                    <a:blip r:embed="rId7"/>
                    <a:srcRect/>
                    <a:stretch>
                      <a:fillRect/>
                    </a:stretch>
                  </pic:blipFill>
                  <pic:spPr>
                    <a:xfrm>
                      <a:off x="0" y="0"/>
                      <a:ext cx="8166100" cy="1631950"/>
                    </a:xfrm>
                    <a:prstGeom prst="rect">
                      <a:avLst/>
                    </a:prstGeom>
                    <a:ln/>
                  </pic:spPr>
                </pic:pic>
              </a:graphicData>
            </a:graphic>
          </wp:inline>
        </w:drawing>
      </w:r>
    </w:p>
    <w:p w14:paraId="64A68382" w14:textId="67716CFC" w:rsidR="00513520" w:rsidRDefault="00AE21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r>
        <w:rPr>
          <w:noProof/>
          <w:lang w:eastAsia="zh-CN"/>
        </w:rPr>
        <mc:AlternateContent>
          <mc:Choice Requires="wps">
            <w:drawing>
              <wp:anchor distT="0" distB="0" distL="114300" distR="114300" simplePos="0" relativeHeight="251659264" behindDoc="0" locked="0" layoutInCell="1" hidden="0" allowOverlap="1" wp14:anchorId="1F6566E1" wp14:editId="7B7319C6">
                <wp:simplePos x="0" y="0"/>
                <wp:positionH relativeFrom="column">
                  <wp:posOffset>3183960</wp:posOffset>
                </wp:positionH>
                <wp:positionV relativeFrom="paragraph">
                  <wp:posOffset>58072</wp:posOffset>
                </wp:positionV>
                <wp:extent cx="5084445" cy="6734523"/>
                <wp:effectExtent l="0" t="0" r="0" b="0"/>
                <wp:wrapNone/>
                <wp:docPr id="1030" name="文字方塊 1030"/>
                <wp:cNvGraphicFramePr/>
                <a:graphic xmlns:a="http://schemas.openxmlformats.org/drawingml/2006/main">
                  <a:graphicData uri="http://schemas.microsoft.com/office/word/2010/wordprocessingShape">
                    <wps:wsp>
                      <wps:cNvSpPr txBox="1"/>
                      <wps:spPr>
                        <a:xfrm>
                          <a:off x="0" y="0"/>
                          <a:ext cx="5084445" cy="6734523"/>
                        </a:xfrm>
                        <a:prstGeom prst="rect">
                          <a:avLst/>
                        </a:prstGeom>
                        <a:noFill/>
                        <a:ln w="9525" cap="flat" cmpd="sng" algn="ctr">
                          <a:noFill/>
                          <a:miter lim="800000"/>
                          <a:headEnd/>
                          <a:tailEnd/>
                        </a:ln>
                      </wps:spPr>
                      <wps:txbx>
                        <w:txbxContent>
                          <w:p w14:paraId="574CB408" w14:textId="4D7436B6" w:rsidR="00B8237D" w:rsidRPr="00AE2120" w:rsidRDefault="00AC305E" w:rsidP="00B40FF6">
                            <w:pPr>
                              <w:adjustRightInd w:val="0"/>
                              <w:ind w:left="0" w:hanging="2"/>
                              <w:rPr>
                                <w:rFonts w:ascii="Times New Roman" w:hAnsi="Times New Roman"/>
                                <w:color w:val="0D0D0D"/>
                                <w:szCs w:val="21"/>
                              </w:rPr>
                            </w:pPr>
                            <w:r w:rsidRPr="00AE2120" w:rsidDel="FFFFFFFF">
                              <w:rPr>
                                <w:rFonts w:ascii="Times New Roman" w:hAnsi="Times New Roman"/>
                                <w:bCs/>
                                <w:color w:val="0D0D0D"/>
                                <w:szCs w:val="21"/>
                              </w:rPr>
                              <w:t>The</w:t>
                            </w:r>
                            <w:r w:rsidR="00B8237D" w:rsidRPr="00AE2120">
                              <w:rPr>
                                <w:rFonts w:ascii="Times New Roman" w:hAnsi="Times New Roman"/>
                                <w:bCs/>
                                <w:color w:val="0D0D0D"/>
                                <w:szCs w:val="21"/>
                              </w:rPr>
                              <w:t xml:space="preserve"> </w:t>
                            </w:r>
                            <w:r w:rsidR="00B8237D" w:rsidRPr="00AE2120">
                              <w:rPr>
                                <w:rFonts w:ascii="Times New Roman" w:hAnsi="Times New Roman" w:hint="eastAsia"/>
                                <w:bCs/>
                                <w:color w:val="0D0D0D"/>
                                <w:szCs w:val="21"/>
                                <w:lang w:eastAsia="zh-CN"/>
                              </w:rPr>
                              <w:t>first</w:t>
                            </w:r>
                            <w:r w:rsidRPr="00AE2120" w:rsidDel="FFFFFFFF">
                              <w:rPr>
                                <w:rFonts w:ascii="Times New Roman" w:hAnsi="Times New Roman"/>
                                <w:bCs/>
                                <w:color w:val="0D0D0D"/>
                                <w:szCs w:val="21"/>
                              </w:rPr>
                              <w:t xml:space="preserve"> International Workshop on Adaptive </w:t>
                            </w:r>
                            <w:r w:rsidR="00524ECF" w:rsidRPr="00AE2120">
                              <w:rPr>
                                <w:rFonts w:ascii="Times New Roman" w:hAnsi="Times New Roman"/>
                                <w:bCs/>
                                <w:color w:val="0D0D0D"/>
                                <w:szCs w:val="21"/>
                              </w:rPr>
                              <w:t>C</w:t>
                            </w:r>
                            <w:r w:rsidR="00481210" w:rsidRPr="00AE2120">
                              <w:rPr>
                                <w:rFonts w:ascii="Times New Roman" w:hAnsi="Times New Roman"/>
                                <w:bCs/>
                                <w:color w:val="0D0D0D"/>
                                <w:szCs w:val="21"/>
                              </w:rPr>
                              <w:t>yber</w:t>
                            </w:r>
                            <w:r w:rsidRPr="00AE2120" w:rsidDel="FFFFFFFF">
                              <w:rPr>
                                <w:rFonts w:ascii="Times New Roman" w:hAnsi="Times New Roman"/>
                                <w:bCs/>
                                <w:color w:val="0D0D0D"/>
                                <w:szCs w:val="21"/>
                              </w:rPr>
                              <w:t xml:space="preserve"> Learning (ACL 2020) will be held in Calgary, Alberta, Canada and co-located with IEEE Cyber Science and Technology</w:t>
                            </w:r>
                            <w:r w:rsidR="00E22767" w:rsidRPr="00AE2120">
                              <w:rPr>
                                <w:rFonts w:ascii="Times New Roman" w:hAnsi="Times New Roman"/>
                                <w:bCs/>
                                <w:color w:val="0D0D0D"/>
                                <w:szCs w:val="21"/>
                              </w:rPr>
                              <w:t xml:space="preserve"> </w:t>
                            </w:r>
                            <w:r w:rsidRPr="00AE2120" w:rsidDel="FFFFFFFF">
                              <w:rPr>
                                <w:rFonts w:ascii="Times New Roman" w:hAnsi="Times New Roman"/>
                                <w:bCs/>
                                <w:color w:val="0D0D0D"/>
                                <w:szCs w:val="21"/>
                              </w:rPr>
                              <w:t>Congress 2020</w:t>
                            </w:r>
                            <w:r w:rsidR="002760D3" w:rsidRPr="00AE2120">
                              <w:rPr>
                                <w:rFonts w:ascii="Times New Roman" w:hAnsi="Times New Roman"/>
                                <w:bCs/>
                                <w:color w:val="0D0D0D"/>
                                <w:szCs w:val="21"/>
                              </w:rPr>
                              <w:t xml:space="preserve"> (www.cyber-science.org)</w:t>
                            </w:r>
                            <w:r w:rsidRPr="00AE2120" w:rsidDel="FFFFFFFF">
                              <w:rPr>
                                <w:rFonts w:ascii="Times New Roman" w:hAnsi="Times New Roman"/>
                                <w:bCs/>
                                <w:color w:val="0D0D0D"/>
                                <w:szCs w:val="21"/>
                              </w:rPr>
                              <w:t>. ACL 2020 is an international major forum for researchers and</w:t>
                            </w:r>
                            <w:r w:rsidR="00E22767" w:rsidRPr="00AE2120">
                              <w:rPr>
                                <w:rFonts w:ascii="Times New Roman" w:hAnsi="Times New Roman"/>
                                <w:bCs/>
                                <w:color w:val="0D0D0D"/>
                                <w:szCs w:val="21"/>
                              </w:rPr>
                              <w:t xml:space="preserve"> </w:t>
                            </w:r>
                            <w:r w:rsidRPr="00AE2120" w:rsidDel="FFFFFFFF">
                              <w:rPr>
                                <w:rFonts w:ascii="Times New Roman" w:hAnsi="Times New Roman"/>
                                <w:bCs/>
                                <w:color w:val="0D0D0D"/>
                                <w:szCs w:val="21"/>
                              </w:rPr>
                              <w:t xml:space="preserve">practitioners in educational technologies to share and exchange experiences in the emerging research area of advanced </w:t>
                            </w:r>
                            <w:r w:rsidR="00BA19D4" w:rsidRPr="00AE2120">
                              <w:rPr>
                                <w:rFonts w:ascii="Times New Roman" w:hAnsi="Times New Roman"/>
                                <w:bCs/>
                                <w:color w:val="0D0D0D"/>
                                <w:szCs w:val="21"/>
                              </w:rPr>
                              <w:t>e-</w:t>
                            </w:r>
                            <w:r w:rsidR="009D540F" w:rsidRPr="00AE2120">
                              <w:rPr>
                                <w:rFonts w:ascii="Times New Roman" w:hAnsi="Times New Roman"/>
                                <w:bCs/>
                                <w:color w:val="0D0D0D"/>
                                <w:szCs w:val="21"/>
                              </w:rPr>
                              <w:t>l</w:t>
                            </w:r>
                            <w:r w:rsidRPr="00AE2120" w:rsidDel="FFFFFFFF">
                              <w:rPr>
                                <w:rFonts w:ascii="Times New Roman" w:hAnsi="Times New Roman"/>
                                <w:bCs/>
                                <w:color w:val="0D0D0D"/>
                                <w:szCs w:val="21"/>
                              </w:rPr>
                              <w:t>earning.</w:t>
                            </w:r>
                          </w:p>
                          <w:p w14:paraId="62B0A3F4" w14:textId="6F23A4F7" w:rsidR="00737928" w:rsidRDefault="00AC305E" w:rsidP="00AE2120">
                            <w:pPr>
                              <w:adjustRightInd w:val="0"/>
                              <w:ind w:left="0" w:hanging="2"/>
                              <w:rPr>
                                <w:rFonts w:ascii="Times New Roman" w:hAnsi="Times New Roman"/>
                                <w:bCs/>
                                <w:color w:val="0D0D0D"/>
                                <w:szCs w:val="21"/>
                              </w:rPr>
                            </w:pPr>
                            <w:r w:rsidRPr="00AE2120" w:rsidDel="FFFFFFFF">
                              <w:rPr>
                                <w:rFonts w:ascii="Times New Roman" w:hAnsi="Times New Roman"/>
                                <w:bCs/>
                                <w:color w:val="0D0D0D"/>
                                <w:szCs w:val="21"/>
                              </w:rPr>
                              <w:t xml:space="preserve">Cyberlearning uses technology tools </w:t>
                            </w:r>
                            <w:ins w:id="2" w:author="Rustam Sh" w:date="2019-10-25T11:49:00Z">
                              <w:r w:rsidR="00753FD0" w:rsidRPr="00AE2120">
                                <w:rPr>
                                  <w:rFonts w:ascii="Times New Roman" w:hAnsi="Times New Roman"/>
                                  <w:bCs/>
                                  <w:color w:val="0D0D0D"/>
                                  <w:szCs w:val="21"/>
                                </w:rPr>
                                <w:t xml:space="preserve">which </w:t>
                              </w:r>
                            </w:ins>
                            <w:r w:rsidRPr="00AE2120" w:rsidDel="FFFFFFFF">
                              <w:rPr>
                                <w:rFonts w:ascii="Times New Roman" w:hAnsi="Times New Roman"/>
                                <w:bCs/>
                                <w:color w:val="0D0D0D"/>
                                <w:szCs w:val="21"/>
                              </w:rPr>
                              <w:t>actually carry out and facilitate learning experiences that would otherwise be impossible without the technology itself. Adaptive learning systems customiz</w:t>
                            </w:r>
                            <w:bookmarkStart w:id="3" w:name="_GoBack"/>
                            <w:bookmarkEnd w:id="3"/>
                            <w:r w:rsidRPr="00AE2120" w:rsidDel="FFFFFFFF">
                              <w:rPr>
                                <w:rFonts w:ascii="Times New Roman" w:hAnsi="Times New Roman"/>
                                <w:bCs/>
                                <w:color w:val="0D0D0D"/>
                                <w:szCs w:val="21"/>
                              </w:rPr>
                              <w:t xml:space="preserve">e pedagogy and learning experiences according to the needs of a learner. Nowadays, cyberlearning increasingly </w:t>
                            </w:r>
                            <w:r w:rsidR="0008474A" w:rsidRPr="00AE2120" w:rsidDel="FFFFFFFF">
                              <w:rPr>
                                <w:rFonts w:ascii="Times New Roman" w:hAnsi="Times New Roman"/>
                                <w:bCs/>
                                <w:color w:val="0D0D0D"/>
                                <w:szCs w:val="21"/>
                              </w:rPr>
                              <w:t>seeks</w:t>
                            </w:r>
                            <w:r w:rsidRPr="00AE2120" w:rsidDel="FFFFFFFF">
                              <w:rPr>
                                <w:rFonts w:ascii="Times New Roman" w:hAnsi="Times New Roman"/>
                                <w:bCs/>
                                <w:color w:val="0D0D0D"/>
                                <w:szCs w:val="21"/>
                              </w:rPr>
                              <w:t xml:space="preserve"> to offer personalized learning experiences via adaptive learning. </w:t>
                            </w:r>
                            <w:r w:rsidR="00B8237D" w:rsidRPr="00AE2120">
                              <w:rPr>
                                <w:rFonts w:ascii="Times New Roman" w:hAnsi="Times New Roman"/>
                                <w:bCs/>
                                <w:color w:val="0D0D0D"/>
                                <w:szCs w:val="21"/>
                              </w:rPr>
                              <w:t xml:space="preserve">Cyber learning research is design research. </w:t>
                            </w:r>
                            <w:r w:rsidR="00737928" w:rsidRPr="00AE2120">
                              <w:rPr>
                                <w:rFonts w:ascii="Times New Roman" w:hAnsi="Times New Roman"/>
                                <w:bCs/>
                                <w:color w:val="0D0D0D"/>
                                <w:szCs w:val="21"/>
                              </w:rPr>
                              <w:t>We believe that a good way to explore how people learn is by designing innovative technologies that incorporate findings from the learning sciences</w:t>
                            </w:r>
                            <w:r w:rsidR="0089058C">
                              <w:rPr>
                                <w:rFonts w:ascii="Times New Roman" w:hAnsi="Times New Roman"/>
                                <w:bCs/>
                                <w:color w:val="0D0D0D"/>
                                <w:szCs w:val="21"/>
                              </w:rPr>
                              <w:t>, AI, machine learning,</w:t>
                            </w:r>
                            <w:r w:rsidR="00737928" w:rsidRPr="00AE2120">
                              <w:rPr>
                                <w:rFonts w:ascii="Times New Roman" w:hAnsi="Times New Roman"/>
                                <w:bCs/>
                                <w:color w:val="0D0D0D"/>
                                <w:szCs w:val="21"/>
                              </w:rPr>
                              <w:t xml:space="preserve"> and experimenting with those designs in real-world settings.</w:t>
                            </w:r>
                          </w:p>
                          <w:p w14:paraId="457C777D" w14:textId="77777777" w:rsidR="00232D00" w:rsidRPr="00AE2120" w:rsidRDefault="00232D00" w:rsidP="00AE2120">
                            <w:pPr>
                              <w:adjustRightInd w:val="0"/>
                              <w:ind w:left="0" w:hanging="2"/>
                              <w:rPr>
                                <w:rFonts w:ascii="Times New Roman" w:hAnsi="Times New Roman"/>
                                <w:bCs/>
                                <w:color w:val="0D0D0D"/>
                                <w:szCs w:val="21"/>
                              </w:rPr>
                            </w:pPr>
                          </w:p>
                          <w:p w14:paraId="0772CB44" w14:textId="29F6DF9A" w:rsidR="00513520" w:rsidRPr="00AE2120" w:rsidRDefault="00AC305E" w:rsidP="0089058C">
                            <w:pPr>
                              <w:adjustRightInd w:val="0"/>
                              <w:ind w:leftChars="0" w:left="0" w:firstLineChars="0" w:firstLine="0"/>
                              <w:rPr>
                                <w:rFonts w:ascii="Times New Roman" w:hAnsi="Times New Roman"/>
                                <w:color w:val="0D0D0D"/>
                                <w:szCs w:val="21"/>
                              </w:rPr>
                            </w:pPr>
                            <w:r w:rsidRPr="00AE2120" w:rsidDel="FFFFFFFF">
                              <w:rPr>
                                <w:rFonts w:ascii="Times New Roman" w:hAnsi="Times New Roman"/>
                                <w:bCs/>
                                <w:color w:val="0D0D0D"/>
                                <w:szCs w:val="21"/>
                              </w:rPr>
                              <w:t xml:space="preserve">The workshop of this year will focus on </w:t>
                            </w:r>
                            <w:r w:rsidR="00232D00">
                              <w:rPr>
                                <w:rFonts w:ascii="Times New Roman" w:hAnsi="Times New Roman"/>
                                <w:bCs/>
                                <w:color w:val="0D0D0D"/>
                                <w:szCs w:val="21"/>
                              </w:rPr>
                              <w:t>cyberlearning</w:t>
                            </w:r>
                            <w:r w:rsidRPr="00AE2120" w:rsidDel="FFFFFFFF">
                              <w:rPr>
                                <w:rFonts w:ascii="Times New Roman" w:hAnsi="Times New Roman"/>
                                <w:bCs/>
                                <w:color w:val="0D0D0D"/>
                                <w:szCs w:val="21"/>
                              </w:rPr>
                              <w:t xml:space="preserve"> that facilitates healthy, happy</w:t>
                            </w:r>
                            <w:r w:rsidR="00B40FF6" w:rsidRPr="00AE2120">
                              <w:rPr>
                                <w:rFonts w:ascii="Times New Roman" w:hAnsi="Times New Roman"/>
                                <w:bCs/>
                                <w:color w:val="0D0D0D"/>
                                <w:szCs w:val="21"/>
                              </w:rPr>
                              <w:t>,</w:t>
                            </w:r>
                            <w:r w:rsidRPr="00AE2120" w:rsidDel="FFFFFFFF">
                              <w:rPr>
                                <w:rFonts w:ascii="Times New Roman" w:hAnsi="Times New Roman"/>
                                <w:bCs/>
                                <w:color w:val="0D0D0D"/>
                                <w:szCs w:val="21"/>
                              </w:rPr>
                              <w:t xml:space="preserve"> and fun learning in authentic learning environments or ecosystems with wearable devices, IOT, cloud service, deep learning or other advanced pedagogical and technological tools. Therefore, ACL 2020 encourages experts to </w:t>
                            </w:r>
                            <w:r w:rsidR="00232D00">
                              <w:rPr>
                                <w:rFonts w:ascii="Times New Roman" w:hAnsi="Times New Roman"/>
                                <w:bCs/>
                                <w:color w:val="0D0D0D"/>
                                <w:szCs w:val="21"/>
                              </w:rPr>
                              <w:t>exchange</w:t>
                            </w:r>
                            <w:r w:rsidRPr="00AE2120" w:rsidDel="FFFFFFFF">
                              <w:rPr>
                                <w:rFonts w:ascii="Times New Roman" w:hAnsi="Times New Roman"/>
                                <w:bCs/>
                                <w:color w:val="0D0D0D"/>
                                <w:szCs w:val="21"/>
                              </w:rPr>
                              <w:t xml:space="preserve"> novel and imaginative ideas to explore and meet the needs of these above-mentioned rapidly expanding and exciting fields of research. </w:t>
                            </w:r>
                          </w:p>
                          <w:p w14:paraId="6117F520" w14:textId="77777777" w:rsidR="00232D00" w:rsidRDefault="00232D00" w:rsidP="00AE2120">
                            <w:pPr>
                              <w:adjustRightInd w:val="0"/>
                              <w:ind w:left="0" w:hanging="2"/>
                              <w:rPr>
                                <w:rFonts w:ascii="Times New Roman" w:hAnsi="Times New Roman"/>
                                <w:bCs/>
                                <w:color w:val="0D0D0D"/>
                                <w:szCs w:val="21"/>
                              </w:rPr>
                            </w:pPr>
                          </w:p>
                          <w:p w14:paraId="36CB27D2" w14:textId="7EECE4F1" w:rsidR="00513520" w:rsidRDefault="00AC305E" w:rsidP="00AE2120">
                            <w:pPr>
                              <w:adjustRightInd w:val="0"/>
                              <w:ind w:left="0" w:hanging="2"/>
                              <w:rPr>
                                <w:rFonts w:ascii="Times New Roman" w:hAnsi="Times New Roman"/>
                                <w:bCs/>
                                <w:color w:val="0D0D0D"/>
                                <w:szCs w:val="21"/>
                              </w:rPr>
                            </w:pPr>
                            <w:r w:rsidRPr="00AE2120" w:rsidDel="FFFFFFFF">
                              <w:rPr>
                                <w:rFonts w:ascii="Times New Roman" w:hAnsi="Times New Roman"/>
                                <w:bCs/>
                                <w:color w:val="0D0D0D"/>
                                <w:szCs w:val="21"/>
                              </w:rPr>
                              <w:t xml:space="preserve">The proceedings will be published by IEEE and best papers will be recommended for publication in special issues of leading international journals. </w:t>
                            </w:r>
                            <w:r w:rsidR="00B40FF6" w:rsidRPr="00AE2120">
                              <w:rPr>
                                <w:rFonts w:ascii="Times New Roman" w:hAnsi="Times New Roman"/>
                                <w:bCs/>
                                <w:color w:val="0D0D0D"/>
                                <w:szCs w:val="21"/>
                              </w:rPr>
                              <w:t>The t</w:t>
                            </w:r>
                            <w:r w:rsidRPr="00AE2120" w:rsidDel="FFFFFFFF">
                              <w:rPr>
                                <w:rFonts w:ascii="Times New Roman" w:hAnsi="Times New Roman"/>
                                <w:bCs/>
                                <w:color w:val="0D0D0D"/>
                                <w:szCs w:val="21"/>
                              </w:rPr>
                              <w:t>opics of interests include but</w:t>
                            </w:r>
                            <w:r w:rsidR="00E22767" w:rsidRPr="00AE2120">
                              <w:rPr>
                                <w:rFonts w:ascii="Times New Roman" w:hAnsi="Times New Roman"/>
                                <w:bCs/>
                                <w:color w:val="0D0D0D"/>
                                <w:szCs w:val="21"/>
                              </w:rPr>
                              <w:t xml:space="preserve"> </w:t>
                            </w:r>
                            <w:r w:rsidRPr="00AE2120" w:rsidDel="FFFFFFFF">
                              <w:rPr>
                                <w:rFonts w:ascii="Times New Roman" w:hAnsi="Times New Roman"/>
                                <w:bCs/>
                                <w:color w:val="0D0D0D"/>
                                <w:szCs w:val="21"/>
                              </w:rPr>
                              <w:t>not limit to the following:</w:t>
                            </w:r>
                          </w:p>
                          <w:p w14:paraId="7347CECF" w14:textId="77777777" w:rsidR="00AE2120" w:rsidRPr="00AE2120" w:rsidRDefault="00AE2120" w:rsidP="00AE2120">
                            <w:pPr>
                              <w:adjustRightInd w:val="0"/>
                              <w:ind w:left="0" w:hanging="2"/>
                              <w:rPr>
                                <w:rFonts w:ascii="Times New Roman" w:hAnsi="Times New Roman"/>
                                <w:color w:val="0D0D0D"/>
                                <w:szCs w:val="21"/>
                              </w:rPr>
                            </w:pPr>
                          </w:p>
                          <w:tbl>
                            <w:tblPr>
                              <w:tblStyle w:val="TableGrid"/>
                              <w:tblW w:w="8222"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4106"/>
                            </w:tblGrid>
                            <w:tr w:rsidR="00236A10" w:rsidRPr="00AE2120" w14:paraId="1C0E3592" w14:textId="77777777" w:rsidTr="00DE5C05">
                              <w:tc>
                                <w:tcPr>
                                  <w:tcW w:w="4116" w:type="dxa"/>
                                </w:tcPr>
                                <w:p w14:paraId="399456FF"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 xml:space="preserve">Smart edutainment technologies </w:t>
                                  </w:r>
                                  <w:r w:rsidRPr="00AE2120">
                                    <w:rPr>
                                      <w:rFonts w:ascii="Times New Roman" w:hAnsi="Times New Roman"/>
                                      <w:bCs/>
                                      <w:color w:val="0D0D0D"/>
                                      <w:szCs w:val="21"/>
                                    </w:rPr>
                                    <w:tab/>
                                  </w:r>
                                </w:p>
                                <w:p w14:paraId="249225D7" w14:textId="15C26D85"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Neural science and technologies for learning</w:t>
                                  </w:r>
                                </w:p>
                                <w:p w14:paraId="5EF03492" w14:textId="6AD627CD"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Context-based and ubiquitous learning</w:t>
                                  </w:r>
                                </w:p>
                                <w:p w14:paraId="34C1C5B4" w14:textId="6155968A"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 xml:space="preserve">Social learning technologies/services </w:t>
                                  </w:r>
                                  <w:r w:rsidRPr="00AE2120">
                                    <w:rPr>
                                      <w:rFonts w:ascii="Times New Roman" w:hAnsi="Times New Roman"/>
                                      <w:bCs/>
                                      <w:color w:val="0D0D0D"/>
                                      <w:szCs w:val="21"/>
                                    </w:rPr>
                                    <w:tab/>
                                  </w:r>
                                </w:p>
                                <w:p w14:paraId="2B7D14F6" w14:textId="30187FA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Simulation/Animation and computer vision</w:t>
                                  </w:r>
                                </w:p>
                                <w:p w14:paraId="522CEDDC"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Cloud based technologies for learning Virtual Reality/Augmented Reality in education</w:t>
                                  </w:r>
                                </w:p>
                                <w:p w14:paraId="18011824"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 xml:space="preserve">Authentic Edutainment theory and design  </w:t>
                                  </w:r>
                                </w:p>
                                <w:p w14:paraId="114527C7"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Pedagogical issue for interaction design</w:t>
                                  </w:r>
                                </w:p>
                                <w:p w14:paraId="444DAFB2" w14:textId="77777777" w:rsidR="0089058C"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Business/Management/Marketing Education</w:t>
                                  </w:r>
                                </w:p>
                                <w:p w14:paraId="3214F082" w14:textId="77777777" w:rsidR="0089058C" w:rsidRDefault="0089058C" w:rsidP="00DE5C05">
                                  <w:pPr>
                                    <w:adjustRightInd w:val="0"/>
                                    <w:ind w:left="0" w:hanging="2"/>
                                    <w:jc w:val="left"/>
                                    <w:rPr>
                                      <w:rFonts w:ascii="Times New Roman" w:hAnsi="Times New Roman"/>
                                      <w:bCs/>
                                      <w:color w:val="0D0D0D"/>
                                      <w:szCs w:val="21"/>
                                    </w:rPr>
                                  </w:pPr>
                                  <w:r>
                                    <w:rPr>
                                      <w:rFonts w:ascii="Times New Roman" w:hAnsi="Times New Roman"/>
                                      <w:bCs/>
                                      <w:color w:val="0D0D0D"/>
                                      <w:szCs w:val="21"/>
                                    </w:rPr>
                                    <w:t>Remote scientific labs</w:t>
                                  </w:r>
                                </w:p>
                                <w:p w14:paraId="220A0C24" w14:textId="77777777" w:rsidR="0089058C" w:rsidRDefault="0089058C" w:rsidP="00DE5C05">
                                  <w:pPr>
                                    <w:adjustRightInd w:val="0"/>
                                    <w:ind w:left="0" w:hanging="2"/>
                                    <w:jc w:val="left"/>
                                    <w:rPr>
                                      <w:rFonts w:ascii="Times New Roman" w:hAnsi="Times New Roman"/>
                                      <w:bCs/>
                                      <w:color w:val="0D0D0D"/>
                                      <w:szCs w:val="21"/>
                                    </w:rPr>
                                  </w:pPr>
                                  <w:r>
                                    <w:rPr>
                                      <w:rFonts w:ascii="Times New Roman" w:hAnsi="Times New Roman"/>
                                      <w:bCs/>
                                      <w:color w:val="0D0D0D"/>
                                      <w:szCs w:val="21"/>
                                    </w:rPr>
                                    <w:t xml:space="preserve">Virtual peers and coaches </w:t>
                                  </w:r>
                                </w:p>
                                <w:p w14:paraId="6CE876F8" w14:textId="77777777" w:rsidR="0089058C" w:rsidRDefault="0089058C" w:rsidP="00DE5C05">
                                  <w:pPr>
                                    <w:adjustRightInd w:val="0"/>
                                    <w:ind w:left="0" w:hanging="2"/>
                                    <w:jc w:val="left"/>
                                    <w:rPr>
                                      <w:rFonts w:ascii="Times New Roman" w:hAnsi="Times New Roman"/>
                                      <w:bCs/>
                                      <w:color w:val="0D0D0D"/>
                                      <w:szCs w:val="21"/>
                                    </w:rPr>
                                  </w:pPr>
                                  <w:r>
                                    <w:rPr>
                                      <w:rFonts w:ascii="Times New Roman" w:hAnsi="Times New Roman"/>
                                      <w:bCs/>
                                      <w:color w:val="0D0D0D"/>
                                      <w:szCs w:val="21"/>
                                    </w:rPr>
                                    <w:t>Collaborative learning with touch interfaces</w:t>
                                  </w:r>
                                </w:p>
                                <w:p w14:paraId="27E0112B" w14:textId="77777777" w:rsidR="0089058C" w:rsidRDefault="0089058C" w:rsidP="00DE5C05">
                                  <w:pPr>
                                    <w:adjustRightInd w:val="0"/>
                                    <w:ind w:left="0" w:hanging="2"/>
                                    <w:jc w:val="left"/>
                                    <w:rPr>
                                      <w:rFonts w:ascii="Times New Roman" w:hAnsi="Times New Roman"/>
                                      <w:bCs/>
                                      <w:color w:val="0D0D0D"/>
                                      <w:szCs w:val="21"/>
                                    </w:rPr>
                                  </w:pPr>
                                  <w:r>
                                    <w:rPr>
                                      <w:rFonts w:ascii="Times New Roman" w:hAnsi="Times New Roman"/>
                                      <w:bCs/>
                                      <w:color w:val="0D0D0D"/>
                                      <w:szCs w:val="21"/>
                                    </w:rPr>
                                    <w:t xml:space="preserve">Digital performance spaces </w:t>
                                  </w:r>
                                </w:p>
                                <w:p w14:paraId="2D072475" w14:textId="77777777" w:rsidR="0089058C" w:rsidRDefault="0089058C" w:rsidP="00DE5C05">
                                  <w:pPr>
                                    <w:adjustRightInd w:val="0"/>
                                    <w:ind w:left="0" w:hanging="2"/>
                                    <w:jc w:val="left"/>
                                    <w:rPr>
                                      <w:rFonts w:ascii="Times New Roman" w:hAnsi="Times New Roman"/>
                                      <w:bCs/>
                                      <w:color w:val="0D0D0D"/>
                                      <w:szCs w:val="21"/>
                                    </w:rPr>
                                  </w:pPr>
                                  <w:r>
                                    <w:rPr>
                                      <w:rFonts w:ascii="Times New Roman" w:hAnsi="Times New Roman"/>
                                      <w:bCs/>
                                      <w:color w:val="0D0D0D"/>
                                      <w:szCs w:val="21"/>
                                    </w:rPr>
                                    <w:t xml:space="preserve">Expressive construction </w:t>
                                  </w:r>
                                </w:p>
                                <w:p w14:paraId="4D94A547" w14:textId="77777777" w:rsidR="0089058C" w:rsidRDefault="0089058C" w:rsidP="00DE5C05">
                                  <w:pPr>
                                    <w:adjustRightInd w:val="0"/>
                                    <w:ind w:left="0" w:hanging="2"/>
                                    <w:jc w:val="left"/>
                                    <w:rPr>
                                      <w:rFonts w:ascii="Times New Roman" w:hAnsi="Times New Roman"/>
                                      <w:bCs/>
                                      <w:color w:val="0D0D0D"/>
                                      <w:szCs w:val="21"/>
                                    </w:rPr>
                                  </w:pPr>
                                  <w:r>
                                    <w:rPr>
                                      <w:rFonts w:ascii="Times New Roman" w:hAnsi="Times New Roman"/>
                                      <w:bCs/>
                                      <w:color w:val="0D0D0D"/>
                                      <w:szCs w:val="21"/>
                                    </w:rPr>
                                    <w:t>Multimodal analysis</w:t>
                                  </w:r>
                                </w:p>
                                <w:p w14:paraId="229CC8CF" w14:textId="77777777" w:rsidR="00232D00" w:rsidRDefault="0089058C" w:rsidP="00DE5C05">
                                  <w:pPr>
                                    <w:adjustRightInd w:val="0"/>
                                    <w:ind w:left="0" w:hanging="2"/>
                                    <w:jc w:val="left"/>
                                    <w:rPr>
                                      <w:rFonts w:ascii="Times New Roman" w:hAnsi="Times New Roman"/>
                                      <w:bCs/>
                                      <w:color w:val="0D0D0D"/>
                                      <w:szCs w:val="21"/>
                                    </w:rPr>
                                  </w:pPr>
                                  <w:r>
                                    <w:rPr>
                                      <w:rFonts w:ascii="Times New Roman" w:hAnsi="Times New Roman"/>
                                      <w:bCs/>
                                      <w:color w:val="0D0D0D"/>
                                      <w:szCs w:val="21"/>
                                    </w:rPr>
                                    <w:t xml:space="preserve">Analytics for assessment </w:t>
                                  </w:r>
                                </w:p>
                                <w:p w14:paraId="36E607B4" w14:textId="539AAF54" w:rsidR="00236A10" w:rsidRPr="00AE2120" w:rsidRDefault="00232D00" w:rsidP="00DE5C05">
                                  <w:pPr>
                                    <w:adjustRightInd w:val="0"/>
                                    <w:ind w:left="0" w:hanging="2"/>
                                    <w:jc w:val="left"/>
                                    <w:rPr>
                                      <w:rFonts w:ascii="Times New Roman" w:hAnsi="Times New Roman"/>
                                      <w:bCs/>
                                      <w:color w:val="0D0D0D"/>
                                      <w:szCs w:val="21"/>
                                    </w:rPr>
                                  </w:pPr>
                                  <w:r>
                                    <w:rPr>
                                      <w:rFonts w:ascii="Times New Roman" w:hAnsi="Times New Roman"/>
                                      <w:bCs/>
                                      <w:color w:val="0D0D0D"/>
                                      <w:szCs w:val="21"/>
                                    </w:rPr>
                                    <w:t xml:space="preserve">Learner- and community- centered design </w:t>
                                  </w:r>
                                  <w:r w:rsidR="00236A10" w:rsidRPr="00AE2120">
                                    <w:rPr>
                                      <w:rFonts w:ascii="Times New Roman" w:hAnsi="Times New Roman"/>
                                      <w:bCs/>
                                      <w:color w:val="0D0D0D"/>
                                      <w:szCs w:val="21"/>
                                    </w:rPr>
                                    <w:tab/>
                                  </w:r>
                                  <w:r w:rsidR="00236A10" w:rsidRPr="00AE2120">
                                    <w:rPr>
                                      <w:rFonts w:ascii="Times New Roman" w:hAnsi="Times New Roman"/>
                                      <w:bCs/>
                                      <w:color w:val="0D0D0D"/>
                                      <w:szCs w:val="21"/>
                                    </w:rPr>
                                    <w:tab/>
                                  </w:r>
                                </w:p>
                                <w:p w14:paraId="153C9858" w14:textId="2B2E26C5" w:rsidR="00236A10" w:rsidRPr="00AE2120" w:rsidRDefault="00236A10" w:rsidP="00DE5C05">
                                  <w:pPr>
                                    <w:adjustRightInd w:val="0"/>
                                    <w:ind w:left="0" w:hanging="2"/>
                                    <w:jc w:val="left"/>
                                    <w:rPr>
                                      <w:rFonts w:ascii="Times New Roman" w:hAnsi="Times New Roman"/>
                                      <w:bCs/>
                                      <w:color w:val="0D0D0D"/>
                                      <w:szCs w:val="21"/>
                                    </w:rPr>
                                  </w:pPr>
                                </w:p>
                              </w:tc>
                              <w:tc>
                                <w:tcPr>
                                  <w:tcW w:w="4106" w:type="dxa"/>
                                </w:tcPr>
                                <w:p w14:paraId="692E8365"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Wearable technology for learning/interaction</w:t>
                                  </w:r>
                                </w:p>
                                <w:p w14:paraId="4C014063"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Affective learning</w:t>
                                  </w:r>
                                </w:p>
                                <w:p w14:paraId="33B8FEC3"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Robots for learning/interaction</w:t>
                                  </w:r>
                                </w:p>
                                <w:p w14:paraId="7C056044"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Algorithms for adaptive learning</w:t>
                                  </w:r>
                                </w:p>
                                <w:p w14:paraId="12D88241" w14:textId="77777777" w:rsidR="002760D3"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 xml:space="preserve">Sensor technologies for </w:t>
                                  </w:r>
                                </w:p>
                                <w:p w14:paraId="5A8E87E8" w14:textId="4F1A2A5F" w:rsidR="00236A10" w:rsidRPr="00AE2120" w:rsidRDefault="002760D3"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 xml:space="preserve">               </w:t>
                                  </w:r>
                                  <w:r w:rsidR="00236A10" w:rsidRPr="00AE2120">
                                    <w:rPr>
                                      <w:rFonts w:ascii="Times New Roman" w:hAnsi="Times New Roman"/>
                                      <w:bCs/>
                                      <w:color w:val="0D0D0D"/>
                                      <w:szCs w:val="21"/>
                                    </w:rPr>
                                    <w:t>learning/interaction</w:t>
                                  </w:r>
                                </w:p>
                                <w:p w14:paraId="164E06E0"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Open Educational Resources</w:t>
                                  </w:r>
                                </w:p>
                                <w:p w14:paraId="205E8921"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Smart learning environments</w:t>
                                  </w:r>
                                </w:p>
                                <w:p w14:paraId="40EF8550"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Game-based learning</w:t>
                                  </w:r>
                                </w:p>
                                <w:p w14:paraId="52AF953B"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Pedagogical models for collaboration</w:t>
                                  </w:r>
                                </w:p>
                                <w:p w14:paraId="50AD1BBE" w14:textId="2C61400B"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Knowledge management/Creation</w:t>
                                  </w:r>
                                </w:p>
                              </w:tc>
                            </w:tr>
                          </w:tbl>
                          <w:p w14:paraId="6987F97F" w14:textId="77777777" w:rsidR="00513520" w:rsidRDefault="00513520">
                            <w:pPr>
                              <w:ind w:left="0" w:hanging="2"/>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F6566E1" id="文字方塊 1030" o:spid="_x0000_s1027" type="#_x0000_t202" style="position:absolute;left:0;text-align:left;margin-left:250.7pt;margin-top:4.55pt;width:400.35pt;height:53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" filled="f" stroked="f">
                <v:textbox>
                  <w:txbxContent>
                    <w:p w14:paraId="574CB408" w14:textId="4D7436B6" w:rsidR="00B8237D" w:rsidRPr="00AE2120" w:rsidRDefault="00AC305E" w:rsidP="00B40FF6">
                      <w:pPr>
                        <w:adjustRightInd w:val="0"/>
                        <w:ind w:left="0" w:hanging="2"/>
                        <w:rPr>
                          <w:rFonts w:ascii="Times New Roman" w:hAnsi="Times New Roman"/>
                          <w:color w:val="0D0D0D"/>
                          <w:szCs w:val="21"/>
                        </w:rPr>
                      </w:pPr>
                      <w:r w:rsidRPr="00AE2120" w:rsidDel="FFFFFFFF">
                        <w:rPr>
                          <w:rFonts w:ascii="Times New Roman" w:hAnsi="Times New Roman"/>
                          <w:bCs/>
                          <w:color w:val="0D0D0D"/>
                          <w:szCs w:val="21"/>
                        </w:rPr>
                        <w:t>The</w:t>
                      </w:r>
                      <w:r w:rsidR="00B8237D" w:rsidRPr="00AE2120">
                        <w:rPr>
                          <w:rFonts w:ascii="Times New Roman" w:hAnsi="Times New Roman"/>
                          <w:bCs/>
                          <w:color w:val="0D0D0D"/>
                          <w:szCs w:val="21"/>
                        </w:rPr>
                        <w:t xml:space="preserve"> </w:t>
                      </w:r>
                      <w:r w:rsidR="00B8237D" w:rsidRPr="00AE2120">
                        <w:rPr>
                          <w:rFonts w:ascii="Times New Roman" w:hAnsi="Times New Roman" w:hint="eastAsia"/>
                          <w:bCs/>
                          <w:color w:val="0D0D0D"/>
                          <w:szCs w:val="21"/>
                          <w:lang w:eastAsia="zh-CN"/>
                        </w:rPr>
                        <w:t>first</w:t>
                      </w:r>
                      <w:r w:rsidRPr="00AE2120" w:rsidDel="FFFFFFFF">
                        <w:rPr>
                          <w:rFonts w:ascii="Times New Roman" w:hAnsi="Times New Roman"/>
                          <w:bCs/>
                          <w:color w:val="0D0D0D"/>
                          <w:szCs w:val="21"/>
                        </w:rPr>
                        <w:t xml:space="preserve"> International Workshop on Adaptive </w:t>
                      </w:r>
                      <w:r w:rsidR="00524ECF" w:rsidRPr="00AE2120">
                        <w:rPr>
                          <w:rFonts w:ascii="Times New Roman" w:hAnsi="Times New Roman"/>
                          <w:bCs/>
                          <w:color w:val="0D0D0D"/>
                          <w:szCs w:val="21"/>
                        </w:rPr>
                        <w:t>C</w:t>
                      </w:r>
                      <w:r w:rsidR="00481210" w:rsidRPr="00AE2120">
                        <w:rPr>
                          <w:rFonts w:ascii="Times New Roman" w:hAnsi="Times New Roman"/>
                          <w:bCs/>
                          <w:color w:val="0D0D0D"/>
                          <w:szCs w:val="21"/>
                        </w:rPr>
                        <w:t>yber</w:t>
                      </w:r>
                      <w:r w:rsidRPr="00AE2120" w:rsidDel="FFFFFFFF">
                        <w:rPr>
                          <w:rFonts w:ascii="Times New Roman" w:hAnsi="Times New Roman"/>
                          <w:bCs/>
                          <w:color w:val="0D0D0D"/>
                          <w:szCs w:val="21"/>
                        </w:rPr>
                        <w:t xml:space="preserve"> Learning (ACL 2020) will be held in Calgary, Alberta, Canada and co-located with IEEE Cyber Science and Technology</w:t>
                      </w:r>
                      <w:r w:rsidR="00E22767" w:rsidRPr="00AE2120">
                        <w:rPr>
                          <w:rFonts w:ascii="Times New Roman" w:hAnsi="Times New Roman"/>
                          <w:bCs/>
                          <w:color w:val="0D0D0D"/>
                          <w:szCs w:val="21"/>
                        </w:rPr>
                        <w:t xml:space="preserve"> </w:t>
                      </w:r>
                      <w:r w:rsidRPr="00AE2120" w:rsidDel="FFFFFFFF">
                        <w:rPr>
                          <w:rFonts w:ascii="Times New Roman" w:hAnsi="Times New Roman"/>
                          <w:bCs/>
                          <w:color w:val="0D0D0D"/>
                          <w:szCs w:val="21"/>
                        </w:rPr>
                        <w:t>Congress 2020</w:t>
                      </w:r>
                      <w:r w:rsidR="002760D3" w:rsidRPr="00AE2120">
                        <w:rPr>
                          <w:rFonts w:ascii="Times New Roman" w:hAnsi="Times New Roman"/>
                          <w:bCs/>
                          <w:color w:val="0D0D0D"/>
                          <w:szCs w:val="21"/>
                        </w:rPr>
                        <w:t xml:space="preserve"> (www.cyber-science.org)</w:t>
                      </w:r>
                      <w:r w:rsidRPr="00AE2120" w:rsidDel="FFFFFFFF">
                        <w:rPr>
                          <w:rFonts w:ascii="Times New Roman" w:hAnsi="Times New Roman"/>
                          <w:bCs/>
                          <w:color w:val="0D0D0D"/>
                          <w:szCs w:val="21"/>
                        </w:rPr>
                        <w:t>. ACL 2020 is an international major forum for researchers and</w:t>
                      </w:r>
                      <w:r w:rsidR="00E22767" w:rsidRPr="00AE2120">
                        <w:rPr>
                          <w:rFonts w:ascii="Times New Roman" w:hAnsi="Times New Roman"/>
                          <w:bCs/>
                          <w:color w:val="0D0D0D"/>
                          <w:szCs w:val="21"/>
                        </w:rPr>
                        <w:t xml:space="preserve"> </w:t>
                      </w:r>
                      <w:r w:rsidRPr="00AE2120" w:rsidDel="FFFFFFFF">
                        <w:rPr>
                          <w:rFonts w:ascii="Times New Roman" w:hAnsi="Times New Roman"/>
                          <w:bCs/>
                          <w:color w:val="0D0D0D"/>
                          <w:szCs w:val="21"/>
                        </w:rPr>
                        <w:t xml:space="preserve">practitioners in educational technologies to share and exchange experiences in the emerging research area of advanced </w:t>
                      </w:r>
                      <w:r w:rsidR="00BA19D4" w:rsidRPr="00AE2120">
                        <w:rPr>
                          <w:rFonts w:ascii="Times New Roman" w:hAnsi="Times New Roman"/>
                          <w:bCs/>
                          <w:color w:val="0D0D0D"/>
                          <w:szCs w:val="21"/>
                        </w:rPr>
                        <w:t>e-</w:t>
                      </w:r>
                      <w:r w:rsidR="009D540F" w:rsidRPr="00AE2120">
                        <w:rPr>
                          <w:rFonts w:ascii="Times New Roman" w:hAnsi="Times New Roman"/>
                          <w:bCs/>
                          <w:color w:val="0D0D0D"/>
                          <w:szCs w:val="21"/>
                        </w:rPr>
                        <w:t>l</w:t>
                      </w:r>
                      <w:r w:rsidRPr="00AE2120" w:rsidDel="FFFFFFFF">
                        <w:rPr>
                          <w:rFonts w:ascii="Times New Roman" w:hAnsi="Times New Roman"/>
                          <w:bCs/>
                          <w:color w:val="0D0D0D"/>
                          <w:szCs w:val="21"/>
                        </w:rPr>
                        <w:t>earning.</w:t>
                      </w:r>
                    </w:p>
                    <w:p w14:paraId="62B0A3F4" w14:textId="6F23A4F7" w:rsidR="00737928" w:rsidRDefault="00AC305E" w:rsidP="00AE2120">
                      <w:pPr>
                        <w:adjustRightInd w:val="0"/>
                        <w:ind w:left="0" w:hanging="2"/>
                        <w:rPr>
                          <w:rFonts w:ascii="Times New Roman" w:hAnsi="Times New Roman"/>
                          <w:bCs/>
                          <w:color w:val="0D0D0D"/>
                          <w:szCs w:val="21"/>
                        </w:rPr>
                      </w:pPr>
                      <w:r w:rsidRPr="00AE2120" w:rsidDel="FFFFFFFF">
                        <w:rPr>
                          <w:rFonts w:ascii="Times New Roman" w:hAnsi="Times New Roman"/>
                          <w:bCs/>
                          <w:color w:val="0D0D0D"/>
                          <w:szCs w:val="21"/>
                        </w:rPr>
                        <w:t xml:space="preserve">Cyberlearning uses technology tools </w:t>
                      </w:r>
                      <w:ins w:id="4" w:author="Rustam Sh" w:date="2019-10-25T11:49:00Z">
                        <w:r w:rsidR="00753FD0" w:rsidRPr="00AE2120">
                          <w:rPr>
                            <w:rFonts w:ascii="Times New Roman" w:hAnsi="Times New Roman"/>
                            <w:bCs/>
                            <w:color w:val="0D0D0D"/>
                            <w:szCs w:val="21"/>
                          </w:rPr>
                          <w:t xml:space="preserve">which </w:t>
                        </w:r>
                      </w:ins>
                      <w:r w:rsidRPr="00AE2120" w:rsidDel="FFFFFFFF">
                        <w:rPr>
                          <w:rFonts w:ascii="Times New Roman" w:hAnsi="Times New Roman"/>
                          <w:bCs/>
                          <w:color w:val="0D0D0D"/>
                          <w:szCs w:val="21"/>
                        </w:rPr>
                        <w:t>actually carry out and facilitate learning experiences that would otherwise be impossible without the technology itself. Adaptive learning systems customiz</w:t>
                      </w:r>
                      <w:bookmarkStart w:id="5" w:name="_GoBack"/>
                      <w:bookmarkEnd w:id="5"/>
                      <w:r w:rsidRPr="00AE2120" w:rsidDel="FFFFFFFF">
                        <w:rPr>
                          <w:rFonts w:ascii="Times New Roman" w:hAnsi="Times New Roman"/>
                          <w:bCs/>
                          <w:color w:val="0D0D0D"/>
                          <w:szCs w:val="21"/>
                        </w:rPr>
                        <w:t xml:space="preserve">e pedagogy and learning experiences according to the needs of a learner. Nowadays, cyberlearning increasingly </w:t>
                      </w:r>
                      <w:r w:rsidR="0008474A" w:rsidRPr="00AE2120" w:rsidDel="FFFFFFFF">
                        <w:rPr>
                          <w:rFonts w:ascii="Times New Roman" w:hAnsi="Times New Roman"/>
                          <w:bCs/>
                          <w:color w:val="0D0D0D"/>
                          <w:szCs w:val="21"/>
                        </w:rPr>
                        <w:t>seeks</w:t>
                      </w:r>
                      <w:r w:rsidRPr="00AE2120" w:rsidDel="FFFFFFFF">
                        <w:rPr>
                          <w:rFonts w:ascii="Times New Roman" w:hAnsi="Times New Roman"/>
                          <w:bCs/>
                          <w:color w:val="0D0D0D"/>
                          <w:szCs w:val="21"/>
                        </w:rPr>
                        <w:t xml:space="preserve"> to offer personalized learning experiences via adaptive learning. </w:t>
                      </w:r>
                      <w:r w:rsidR="00B8237D" w:rsidRPr="00AE2120">
                        <w:rPr>
                          <w:rFonts w:ascii="Times New Roman" w:hAnsi="Times New Roman"/>
                          <w:bCs/>
                          <w:color w:val="0D0D0D"/>
                          <w:szCs w:val="21"/>
                        </w:rPr>
                        <w:t xml:space="preserve">Cyber learning research is design research. </w:t>
                      </w:r>
                      <w:r w:rsidR="00737928" w:rsidRPr="00AE2120">
                        <w:rPr>
                          <w:rFonts w:ascii="Times New Roman" w:hAnsi="Times New Roman"/>
                          <w:bCs/>
                          <w:color w:val="0D0D0D"/>
                          <w:szCs w:val="21"/>
                        </w:rPr>
                        <w:t>We believe that a good way to explore how people learn is by designing innovative technologies that incorporate findings from the learning sciences</w:t>
                      </w:r>
                      <w:r w:rsidR="0089058C">
                        <w:rPr>
                          <w:rFonts w:ascii="Times New Roman" w:hAnsi="Times New Roman"/>
                          <w:bCs/>
                          <w:color w:val="0D0D0D"/>
                          <w:szCs w:val="21"/>
                        </w:rPr>
                        <w:t>, AI, machine learning,</w:t>
                      </w:r>
                      <w:r w:rsidR="00737928" w:rsidRPr="00AE2120">
                        <w:rPr>
                          <w:rFonts w:ascii="Times New Roman" w:hAnsi="Times New Roman"/>
                          <w:bCs/>
                          <w:color w:val="0D0D0D"/>
                          <w:szCs w:val="21"/>
                        </w:rPr>
                        <w:t xml:space="preserve"> and experimenting with those designs in real-world settings.</w:t>
                      </w:r>
                    </w:p>
                    <w:p w14:paraId="457C777D" w14:textId="77777777" w:rsidR="00232D00" w:rsidRPr="00AE2120" w:rsidRDefault="00232D00" w:rsidP="00AE2120">
                      <w:pPr>
                        <w:adjustRightInd w:val="0"/>
                        <w:ind w:left="0" w:hanging="2"/>
                        <w:rPr>
                          <w:rFonts w:ascii="Times New Roman" w:hAnsi="Times New Roman"/>
                          <w:bCs/>
                          <w:color w:val="0D0D0D"/>
                          <w:szCs w:val="21"/>
                        </w:rPr>
                      </w:pPr>
                    </w:p>
                    <w:p w14:paraId="0772CB44" w14:textId="29F6DF9A" w:rsidR="00513520" w:rsidRPr="00AE2120" w:rsidRDefault="00AC305E" w:rsidP="0089058C">
                      <w:pPr>
                        <w:adjustRightInd w:val="0"/>
                        <w:ind w:leftChars="0" w:left="0" w:firstLineChars="0" w:firstLine="0"/>
                        <w:rPr>
                          <w:rFonts w:ascii="Times New Roman" w:hAnsi="Times New Roman"/>
                          <w:color w:val="0D0D0D"/>
                          <w:szCs w:val="21"/>
                        </w:rPr>
                      </w:pPr>
                      <w:r w:rsidRPr="00AE2120" w:rsidDel="FFFFFFFF">
                        <w:rPr>
                          <w:rFonts w:ascii="Times New Roman" w:hAnsi="Times New Roman"/>
                          <w:bCs/>
                          <w:color w:val="0D0D0D"/>
                          <w:szCs w:val="21"/>
                        </w:rPr>
                        <w:t xml:space="preserve">The workshop of this year will focus on </w:t>
                      </w:r>
                      <w:r w:rsidR="00232D00">
                        <w:rPr>
                          <w:rFonts w:ascii="Times New Roman" w:hAnsi="Times New Roman"/>
                          <w:bCs/>
                          <w:color w:val="0D0D0D"/>
                          <w:szCs w:val="21"/>
                        </w:rPr>
                        <w:t>cyberlearning</w:t>
                      </w:r>
                      <w:r w:rsidRPr="00AE2120" w:rsidDel="FFFFFFFF">
                        <w:rPr>
                          <w:rFonts w:ascii="Times New Roman" w:hAnsi="Times New Roman"/>
                          <w:bCs/>
                          <w:color w:val="0D0D0D"/>
                          <w:szCs w:val="21"/>
                        </w:rPr>
                        <w:t xml:space="preserve"> that facilitates healthy, happy</w:t>
                      </w:r>
                      <w:r w:rsidR="00B40FF6" w:rsidRPr="00AE2120">
                        <w:rPr>
                          <w:rFonts w:ascii="Times New Roman" w:hAnsi="Times New Roman"/>
                          <w:bCs/>
                          <w:color w:val="0D0D0D"/>
                          <w:szCs w:val="21"/>
                        </w:rPr>
                        <w:t>,</w:t>
                      </w:r>
                      <w:r w:rsidRPr="00AE2120" w:rsidDel="FFFFFFFF">
                        <w:rPr>
                          <w:rFonts w:ascii="Times New Roman" w:hAnsi="Times New Roman"/>
                          <w:bCs/>
                          <w:color w:val="0D0D0D"/>
                          <w:szCs w:val="21"/>
                        </w:rPr>
                        <w:t xml:space="preserve"> and fun learning in authentic learning environments or ecosystems with wearable devices, IOT, cloud service, deep learning or other advanced pedagogical and technological tools. Therefore, ACL 2020 encourages experts to </w:t>
                      </w:r>
                      <w:r w:rsidR="00232D00">
                        <w:rPr>
                          <w:rFonts w:ascii="Times New Roman" w:hAnsi="Times New Roman"/>
                          <w:bCs/>
                          <w:color w:val="0D0D0D"/>
                          <w:szCs w:val="21"/>
                        </w:rPr>
                        <w:t>exchange</w:t>
                      </w:r>
                      <w:r w:rsidRPr="00AE2120" w:rsidDel="FFFFFFFF">
                        <w:rPr>
                          <w:rFonts w:ascii="Times New Roman" w:hAnsi="Times New Roman"/>
                          <w:bCs/>
                          <w:color w:val="0D0D0D"/>
                          <w:szCs w:val="21"/>
                        </w:rPr>
                        <w:t xml:space="preserve"> novel and imaginative ideas to explore and meet the needs of these above-mentioned rapidly expanding and exciting fields of research. </w:t>
                      </w:r>
                    </w:p>
                    <w:p w14:paraId="6117F520" w14:textId="77777777" w:rsidR="00232D00" w:rsidRDefault="00232D00" w:rsidP="00AE2120">
                      <w:pPr>
                        <w:adjustRightInd w:val="0"/>
                        <w:ind w:left="0" w:hanging="2"/>
                        <w:rPr>
                          <w:rFonts w:ascii="Times New Roman" w:hAnsi="Times New Roman"/>
                          <w:bCs/>
                          <w:color w:val="0D0D0D"/>
                          <w:szCs w:val="21"/>
                        </w:rPr>
                      </w:pPr>
                    </w:p>
                    <w:p w14:paraId="36CB27D2" w14:textId="7EECE4F1" w:rsidR="00513520" w:rsidRDefault="00AC305E" w:rsidP="00AE2120">
                      <w:pPr>
                        <w:adjustRightInd w:val="0"/>
                        <w:ind w:left="0" w:hanging="2"/>
                        <w:rPr>
                          <w:rFonts w:ascii="Times New Roman" w:hAnsi="Times New Roman"/>
                          <w:bCs/>
                          <w:color w:val="0D0D0D"/>
                          <w:szCs w:val="21"/>
                        </w:rPr>
                      </w:pPr>
                      <w:r w:rsidRPr="00AE2120" w:rsidDel="FFFFFFFF">
                        <w:rPr>
                          <w:rFonts w:ascii="Times New Roman" w:hAnsi="Times New Roman"/>
                          <w:bCs/>
                          <w:color w:val="0D0D0D"/>
                          <w:szCs w:val="21"/>
                        </w:rPr>
                        <w:t xml:space="preserve">The proceedings will be published by IEEE and best papers will be recommended for publication in special issues of leading international journals. </w:t>
                      </w:r>
                      <w:r w:rsidR="00B40FF6" w:rsidRPr="00AE2120">
                        <w:rPr>
                          <w:rFonts w:ascii="Times New Roman" w:hAnsi="Times New Roman"/>
                          <w:bCs/>
                          <w:color w:val="0D0D0D"/>
                          <w:szCs w:val="21"/>
                        </w:rPr>
                        <w:t>The t</w:t>
                      </w:r>
                      <w:r w:rsidRPr="00AE2120" w:rsidDel="FFFFFFFF">
                        <w:rPr>
                          <w:rFonts w:ascii="Times New Roman" w:hAnsi="Times New Roman"/>
                          <w:bCs/>
                          <w:color w:val="0D0D0D"/>
                          <w:szCs w:val="21"/>
                        </w:rPr>
                        <w:t>opics of interests include but</w:t>
                      </w:r>
                      <w:r w:rsidR="00E22767" w:rsidRPr="00AE2120">
                        <w:rPr>
                          <w:rFonts w:ascii="Times New Roman" w:hAnsi="Times New Roman"/>
                          <w:bCs/>
                          <w:color w:val="0D0D0D"/>
                          <w:szCs w:val="21"/>
                        </w:rPr>
                        <w:t xml:space="preserve"> </w:t>
                      </w:r>
                      <w:r w:rsidRPr="00AE2120" w:rsidDel="FFFFFFFF">
                        <w:rPr>
                          <w:rFonts w:ascii="Times New Roman" w:hAnsi="Times New Roman"/>
                          <w:bCs/>
                          <w:color w:val="0D0D0D"/>
                          <w:szCs w:val="21"/>
                        </w:rPr>
                        <w:t>not limit to the following:</w:t>
                      </w:r>
                    </w:p>
                    <w:p w14:paraId="7347CECF" w14:textId="77777777" w:rsidR="00AE2120" w:rsidRPr="00AE2120" w:rsidRDefault="00AE2120" w:rsidP="00AE2120">
                      <w:pPr>
                        <w:adjustRightInd w:val="0"/>
                        <w:ind w:left="0" w:hanging="2"/>
                        <w:rPr>
                          <w:rFonts w:ascii="Times New Roman" w:hAnsi="Times New Roman"/>
                          <w:color w:val="0D0D0D"/>
                          <w:szCs w:val="21"/>
                        </w:rPr>
                      </w:pPr>
                    </w:p>
                    <w:tbl>
                      <w:tblPr>
                        <w:tblStyle w:val="TableGrid"/>
                        <w:tblW w:w="8222"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4106"/>
                      </w:tblGrid>
                      <w:tr w:rsidR="00236A10" w:rsidRPr="00AE2120" w14:paraId="1C0E3592" w14:textId="77777777" w:rsidTr="00DE5C05">
                        <w:tc>
                          <w:tcPr>
                            <w:tcW w:w="4116" w:type="dxa"/>
                          </w:tcPr>
                          <w:p w14:paraId="399456FF"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 xml:space="preserve">Smart edutainment technologies </w:t>
                            </w:r>
                            <w:r w:rsidRPr="00AE2120">
                              <w:rPr>
                                <w:rFonts w:ascii="Times New Roman" w:hAnsi="Times New Roman"/>
                                <w:bCs/>
                                <w:color w:val="0D0D0D"/>
                                <w:szCs w:val="21"/>
                              </w:rPr>
                              <w:tab/>
                            </w:r>
                          </w:p>
                          <w:p w14:paraId="249225D7" w14:textId="15C26D85"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Neural science and technologies for learning</w:t>
                            </w:r>
                          </w:p>
                          <w:p w14:paraId="5EF03492" w14:textId="6AD627CD"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Context-based and ubiquitous learning</w:t>
                            </w:r>
                          </w:p>
                          <w:p w14:paraId="34C1C5B4" w14:textId="6155968A"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 xml:space="preserve">Social learning technologies/services </w:t>
                            </w:r>
                            <w:r w:rsidRPr="00AE2120">
                              <w:rPr>
                                <w:rFonts w:ascii="Times New Roman" w:hAnsi="Times New Roman"/>
                                <w:bCs/>
                                <w:color w:val="0D0D0D"/>
                                <w:szCs w:val="21"/>
                              </w:rPr>
                              <w:tab/>
                            </w:r>
                          </w:p>
                          <w:p w14:paraId="2B7D14F6" w14:textId="30187FA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Simulation/Animation and computer vision</w:t>
                            </w:r>
                          </w:p>
                          <w:p w14:paraId="522CEDDC"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Cloud based technologies for learning Virtual Reality/Augmented Reality in education</w:t>
                            </w:r>
                          </w:p>
                          <w:p w14:paraId="18011824"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 xml:space="preserve">Authentic Edutainment theory and design  </w:t>
                            </w:r>
                          </w:p>
                          <w:p w14:paraId="114527C7"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Pedagogical issue for interaction design</w:t>
                            </w:r>
                          </w:p>
                          <w:p w14:paraId="444DAFB2" w14:textId="77777777" w:rsidR="0089058C"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Business/Management/Marketing Education</w:t>
                            </w:r>
                          </w:p>
                          <w:p w14:paraId="3214F082" w14:textId="77777777" w:rsidR="0089058C" w:rsidRDefault="0089058C" w:rsidP="00DE5C05">
                            <w:pPr>
                              <w:adjustRightInd w:val="0"/>
                              <w:ind w:left="0" w:hanging="2"/>
                              <w:jc w:val="left"/>
                              <w:rPr>
                                <w:rFonts w:ascii="Times New Roman" w:hAnsi="Times New Roman"/>
                                <w:bCs/>
                                <w:color w:val="0D0D0D"/>
                                <w:szCs w:val="21"/>
                              </w:rPr>
                            </w:pPr>
                            <w:r>
                              <w:rPr>
                                <w:rFonts w:ascii="Times New Roman" w:hAnsi="Times New Roman"/>
                                <w:bCs/>
                                <w:color w:val="0D0D0D"/>
                                <w:szCs w:val="21"/>
                              </w:rPr>
                              <w:t>Remote scientific labs</w:t>
                            </w:r>
                          </w:p>
                          <w:p w14:paraId="220A0C24" w14:textId="77777777" w:rsidR="0089058C" w:rsidRDefault="0089058C" w:rsidP="00DE5C05">
                            <w:pPr>
                              <w:adjustRightInd w:val="0"/>
                              <w:ind w:left="0" w:hanging="2"/>
                              <w:jc w:val="left"/>
                              <w:rPr>
                                <w:rFonts w:ascii="Times New Roman" w:hAnsi="Times New Roman"/>
                                <w:bCs/>
                                <w:color w:val="0D0D0D"/>
                                <w:szCs w:val="21"/>
                              </w:rPr>
                            </w:pPr>
                            <w:r>
                              <w:rPr>
                                <w:rFonts w:ascii="Times New Roman" w:hAnsi="Times New Roman"/>
                                <w:bCs/>
                                <w:color w:val="0D0D0D"/>
                                <w:szCs w:val="21"/>
                              </w:rPr>
                              <w:t xml:space="preserve">Virtual peers and coaches </w:t>
                            </w:r>
                          </w:p>
                          <w:p w14:paraId="6CE876F8" w14:textId="77777777" w:rsidR="0089058C" w:rsidRDefault="0089058C" w:rsidP="00DE5C05">
                            <w:pPr>
                              <w:adjustRightInd w:val="0"/>
                              <w:ind w:left="0" w:hanging="2"/>
                              <w:jc w:val="left"/>
                              <w:rPr>
                                <w:rFonts w:ascii="Times New Roman" w:hAnsi="Times New Roman"/>
                                <w:bCs/>
                                <w:color w:val="0D0D0D"/>
                                <w:szCs w:val="21"/>
                              </w:rPr>
                            </w:pPr>
                            <w:r>
                              <w:rPr>
                                <w:rFonts w:ascii="Times New Roman" w:hAnsi="Times New Roman"/>
                                <w:bCs/>
                                <w:color w:val="0D0D0D"/>
                                <w:szCs w:val="21"/>
                              </w:rPr>
                              <w:t>Collaborative learning with touch interfaces</w:t>
                            </w:r>
                          </w:p>
                          <w:p w14:paraId="27E0112B" w14:textId="77777777" w:rsidR="0089058C" w:rsidRDefault="0089058C" w:rsidP="00DE5C05">
                            <w:pPr>
                              <w:adjustRightInd w:val="0"/>
                              <w:ind w:left="0" w:hanging="2"/>
                              <w:jc w:val="left"/>
                              <w:rPr>
                                <w:rFonts w:ascii="Times New Roman" w:hAnsi="Times New Roman"/>
                                <w:bCs/>
                                <w:color w:val="0D0D0D"/>
                                <w:szCs w:val="21"/>
                              </w:rPr>
                            </w:pPr>
                            <w:r>
                              <w:rPr>
                                <w:rFonts w:ascii="Times New Roman" w:hAnsi="Times New Roman"/>
                                <w:bCs/>
                                <w:color w:val="0D0D0D"/>
                                <w:szCs w:val="21"/>
                              </w:rPr>
                              <w:t xml:space="preserve">Digital performance spaces </w:t>
                            </w:r>
                          </w:p>
                          <w:p w14:paraId="2D072475" w14:textId="77777777" w:rsidR="0089058C" w:rsidRDefault="0089058C" w:rsidP="00DE5C05">
                            <w:pPr>
                              <w:adjustRightInd w:val="0"/>
                              <w:ind w:left="0" w:hanging="2"/>
                              <w:jc w:val="left"/>
                              <w:rPr>
                                <w:rFonts w:ascii="Times New Roman" w:hAnsi="Times New Roman"/>
                                <w:bCs/>
                                <w:color w:val="0D0D0D"/>
                                <w:szCs w:val="21"/>
                              </w:rPr>
                            </w:pPr>
                            <w:r>
                              <w:rPr>
                                <w:rFonts w:ascii="Times New Roman" w:hAnsi="Times New Roman"/>
                                <w:bCs/>
                                <w:color w:val="0D0D0D"/>
                                <w:szCs w:val="21"/>
                              </w:rPr>
                              <w:t xml:space="preserve">Expressive construction </w:t>
                            </w:r>
                          </w:p>
                          <w:p w14:paraId="4D94A547" w14:textId="77777777" w:rsidR="0089058C" w:rsidRDefault="0089058C" w:rsidP="00DE5C05">
                            <w:pPr>
                              <w:adjustRightInd w:val="0"/>
                              <w:ind w:left="0" w:hanging="2"/>
                              <w:jc w:val="left"/>
                              <w:rPr>
                                <w:rFonts w:ascii="Times New Roman" w:hAnsi="Times New Roman"/>
                                <w:bCs/>
                                <w:color w:val="0D0D0D"/>
                                <w:szCs w:val="21"/>
                              </w:rPr>
                            </w:pPr>
                            <w:r>
                              <w:rPr>
                                <w:rFonts w:ascii="Times New Roman" w:hAnsi="Times New Roman"/>
                                <w:bCs/>
                                <w:color w:val="0D0D0D"/>
                                <w:szCs w:val="21"/>
                              </w:rPr>
                              <w:t>Multimodal analysis</w:t>
                            </w:r>
                          </w:p>
                          <w:p w14:paraId="229CC8CF" w14:textId="77777777" w:rsidR="00232D00" w:rsidRDefault="0089058C" w:rsidP="00DE5C05">
                            <w:pPr>
                              <w:adjustRightInd w:val="0"/>
                              <w:ind w:left="0" w:hanging="2"/>
                              <w:jc w:val="left"/>
                              <w:rPr>
                                <w:rFonts w:ascii="Times New Roman" w:hAnsi="Times New Roman"/>
                                <w:bCs/>
                                <w:color w:val="0D0D0D"/>
                                <w:szCs w:val="21"/>
                              </w:rPr>
                            </w:pPr>
                            <w:r>
                              <w:rPr>
                                <w:rFonts w:ascii="Times New Roman" w:hAnsi="Times New Roman"/>
                                <w:bCs/>
                                <w:color w:val="0D0D0D"/>
                                <w:szCs w:val="21"/>
                              </w:rPr>
                              <w:t xml:space="preserve">Analytics for assessment </w:t>
                            </w:r>
                          </w:p>
                          <w:p w14:paraId="36E607B4" w14:textId="539AAF54" w:rsidR="00236A10" w:rsidRPr="00AE2120" w:rsidRDefault="00232D00" w:rsidP="00DE5C05">
                            <w:pPr>
                              <w:adjustRightInd w:val="0"/>
                              <w:ind w:left="0" w:hanging="2"/>
                              <w:jc w:val="left"/>
                              <w:rPr>
                                <w:rFonts w:ascii="Times New Roman" w:hAnsi="Times New Roman"/>
                                <w:bCs/>
                                <w:color w:val="0D0D0D"/>
                                <w:szCs w:val="21"/>
                              </w:rPr>
                            </w:pPr>
                            <w:r>
                              <w:rPr>
                                <w:rFonts w:ascii="Times New Roman" w:hAnsi="Times New Roman"/>
                                <w:bCs/>
                                <w:color w:val="0D0D0D"/>
                                <w:szCs w:val="21"/>
                              </w:rPr>
                              <w:t xml:space="preserve">Learner- and community- centered design </w:t>
                            </w:r>
                            <w:r w:rsidR="00236A10" w:rsidRPr="00AE2120">
                              <w:rPr>
                                <w:rFonts w:ascii="Times New Roman" w:hAnsi="Times New Roman"/>
                                <w:bCs/>
                                <w:color w:val="0D0D0D"/>
                                <w:szCs w:val="21"/>
                              </w:rPr>
                              <w:tab/>
                            </w:r>
                            <w:r w:rsidR="00236A10" w:rsidRPr="00AE2120">
                              <w:rPr>
                                <w:rFonts w:ascii="Times New Roman" w:hAnsi="Times New Roman"/>
                                <w:bCs/>
                                <w:color w:val="0D0D0D"/>
                                <w:szCs w:val="21"/>
                              </w:rPr>
                              <w:tab/>
                            </w:r>
                          </w:p>
                          <w:p w14:paraId="153C9858" w14:textId="2B2E26C5" w:rsidR="00236A10" w:rsidRPr="00AE2120" w:rsidRDefault="00236A10" w:rsidP="00DE5C05">
                            <w:pPr>
                              <w:adjustRightInd w:val="0"/>
                              <w:ind w:left="0" w:hanging="2"/>
                              <w:jc w:val="left"/>
                              <w:rPr>
                                <w:rFonts w:ascii="Times New Roman" w:hAnsi="Times New Roman"/>
                                <w:bCs/>
                                <w:color w:val="0D0D0D"/>
                                <w:szCs w:val="21"/>
                              </w:rPr>
                            </w:pPr>
                          </w:p>
                        </w:tc>
                        <w:tc>
                          <w:tcPr>
                            <w:tcW w:w="4106" w:type="dxa"/>
                          </w:tcPr>
                          <w:p w14:paraId="692E8365"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Wearable technology for learning/interaction</w:t>
                            </w:r>
                          </w:p>
                          <w:p w14:paraId="4C014063"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Affective learning</w:t>
                            </w:r>
                          </w:p>
                          <w:p w14:paraId="33B8FEC3"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Robots for learning/interaction</w:t>
                            </w:r>
                          </w:p>
                          <w:p w14:paraId="7C056044"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Algorithms for adaptive learning</w:t>
                            </w:r>
                          </w:p>
                          <w:p w14:paraId="12D88241" w14:textId="77777777" w:rsidR="002760D3"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 xml:space="preserve">Sensor technologies for </w:t>
                            </w:r>
                          </w:p>
                          <w:p w14:paraId="5A8E87E8" w14:textId="4F1A2A5F" w:rsidR="00236A10" w:rsidRPr="00AE2120" w:rsidRDefault="002760D3"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 xml:space="preserve">               </w:t>
                            </w:r>
                            <w:r w:rsidR="00236A10" w:rsidRPr="00AE2120">
                              <w:rPr>
                                <w:rFonts w:ascii="Times New Roman" w:hAnsi="Times New Roman"/>
                                <w:bCs/>
                                <w:color w:val="0D0D0D"/>
                                <w:szCs w:val="21"/>
                              </w:rPr>
                              <w:t>learning/interaction</w:t>
                            </w:r>
                          </w:p>
                          <w:p w14:paraId="164E06E0"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Open Educational Resources</w:t>
                            </w:r>
                          </w:p>
                          <w:p w14:paraId="205E8921"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Smart learning environments</w:t>
                            </w:r>
                          </w:p>
                          <w:p w14:paraId="40EF8550"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Game-based learning</w:t>
                            </w:r>
                          </w:p>
                          <w:p w14:paraId="52AF953B" w14:textId="77777777"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Pedagogical models for collaboration</w:t>
                            </w:r>
                          </w:p>
                          <w:p w14:paraId="50AD1BBE" w14:textId="2C61400B" w:rsidR="00236A10" w:rsidRPr="00AE2120" w:rsidRDefault="00236A10" w:rsidP="00DE5C05">
                            <w:pPr>
                              <w:adjustRightInd w:val="0"/>
                              <w:ind w:left="0" w:hanging="2"/>
                              <w:jc w:val="left"/>
                              <w:rPr>
                                <w:rFonts w:ascii="Times New Roman" w:hAnsi="Times New Roman"/>
                                <w:bCs/>
                                <w:color w:val="0D0D0D"/>
                                <w:szCs w:val="21"/>
                              </w:rPr>
                            </w:pPr>
                            <w:r w:rsidRPr="00AE2120">
                              <w:rPr>
                                <w:rFonts w:ascii="Times New Roman" w:hAnsi="Times New Roman"/>
                                <w:bCs/>
                                <w:color w:val="0D0D0D"/>
                                <w:szCs w:val="21"/>
                              </w:rPr>
                              <w:t>Knowledge management/Creation</w:t>
                            </w:r>
                          </w:p>
                        </w:tc>
                      </w:tr>
                    </w:tbl>
                    <w:p w14:paraId="6987F97F" w14:textId="77777777" w:rsidR="00513520" w:rsidRDefault="00513520">
                      <w:pPr>
                        <w:ind w:left="0" w:hanging="2"/>
                      </w:pPr>
                    </w:p>
                  </w:txbxContent>
                </v:textbox>
              </v:shape>
            </w:pict>
          </mc:Fallback>
        </mc:AlternateContent>
      </w:r>
      <w:r w:rsidR="00E54F4B">
        <w:rPr>
          <w:noProof/>
          <w:lang w:eastAsia="zh-CN"/>
        </w:rPr>
        <mc:AlternateContent>
          <mc:Choice Requires="wps">
            <w:drawing>
              <wp:anchor distT="0" distB="0" distL="114300" distR="114300" simplePos="0" relativeHeight="251660288" behindDoc="0" locked="0" layoutInCell="1" hidden="0" allowOverlap="1" wp14:anchorId="3D6E5813" wp14:editId="1B178BCA">
                <wp:simplePos x="0" y="0"/>
                <wp:positionH relativeFrom="margin">
                  <wp:align>left</wp:align>
                </wp:positionH>
                <wp:positionV relativeFrom="paragraph">
                  <wp:posOffset>67946</wp:posOffset>
                </wp:positionV>
                <wp:extent cx="3116969" cy="10151843"/>
                <wp:effectExtent l="0" t="0" r="7620" b="8255"/>
                <wp:wrapNone/>
                <wp:docPr id="1027" name="文字方塊 1027"/>
                <wp:cNvGraphicFramePr/>
                <a:graphic xmlns:a="http://schemas.openxmlformats.org/drawingml/2006/main">
                  <a:graphicData uri="http://schemas.microsoft.com/office/word/2010/wordprocessingShape">
                    <wps:wsp>
                      <wps:cNvSpPr txBox="1"/>
                      <wps:spPr>
                        <a:xfrm>
                          <a:off x="0" y="0"/>
                          <a:ext cx="3116969" cy="10151843"/>
                        </a:xfrm>
                        <a:prstGeom prst="rect">
                          <a:avLst/>
                        </a:prstGeom>
                        <a:solidFill>
                          <a:srgbClr val="DBE5F1"/>
                        </a:solidFill>
                        <a:ln w="12700" cap="flat" cmpd="sng" algn="ctr">
                          <a:solidFill>
                            <a:srgbClr val="4D4D4D"/>
                          </a:solidFill>
                          <a:miter lim="800000"/>
                          <a:headEnd/>
                          <a:tailEnd/>
                        </a:ln>
                      </wps:spPr>
                      <wps:txbx>
                        <w:txbxContent>
                          <w:p w14:paraId="55BA5048" w14:textId="77777777" w:rsidR="00513520" w:rsidRDefault="00513520" w:rsidP="002B41BA">
                            <w:pPr>
                              <w:spacing w:line="180" w:lineRule="atLeast"/>
                              <w:ind w:left="0" w:hanging="2"/>
                              <w:rPr>
                                <w:rFonts w:ascii="Cambria" w:eastAsia="PMingLiU" w:hAnsi="Cambria"/>
                                <w:color w:val="000000"/>
                                <w:sz w:val="18"/>
                                <w:szCs w:val="18"/>
                                <w:lang w:eastAsia="zh-TW"/>
                              </w:rPr>
                            </w:pPr>
                          </w:p>
                          <w:p w14:paraId="67A6C035" w14:textId="46E39DFA" w:rsidR="00513520" w:rsidRDefault="00AC305E" w:rsidP="002B41BA">
                            <w:pPr>
                              <w:spacing w:line="180" w:lineRule="atLeast"/>
                              <w:ind w:left="0" w:hanging="2"/>
                              <w:rPr>
                                <w:rFonts w:ascii="Cambria" w:hAnsi="Cambria"/>
                                <w:b/>
                                <w:color w:val="000000"/>
                                <w:sz w:val="18"/>
                                <w:szCs w:val="18"/>
                              </w:rPr>
                            </w:pPr>
                            <w:r w:rsidRPr="0047139F" w:rsidDel="FFFFFFFF">
                              <w:rPr>
                                <w:rFonts w:ascii="Cambria" w:hAnsi="Cambria"/>
                                <w:b/>
                                <w:color w:val="000000"/>
                                <w:sz w:val="18"/>
                                <w:szCs w:val="18"/>
                              </w:rPr>
                              <w:t>Conference Co- Chairs</w:t>
                            </w:r>
                          </w:p>
                          <w:p w14:paraId="25306726" w14:textId="77777777" w:rsidR="0047139F" w:rsidRPr="0047139F" w:rsidRDefault="0047139F" w:rsidP="002B41BA">
                            <w:pPr>
                              <w:spacing w:line="180" w:lineRule="atLeast"/>
                              <w:ind w:left="0" w:hanging="2"/>
                              <w:rPr>
                                <w:rFonts w:ascii="Cambria" w:hAnsi="Cambria"/>
                                <w:color w:val="000000"/>
                                <w:sz w:val="18"/>
                                <w:szCs w:val="18"/>
                              </w:rPr>
                            </w:pPr>
                          </w:p>
                          <w:p w14:paraId="0328A89E" w14:textId="77777777" w:rsidR="00513520" w:rsidRPr="0047139F" w:rsidRDefault="00AC305E" w:rsidP="00F533D0">
                            <w:pPr>
                              <w:widowControl/>
                              <w:ind w:left="0" w:hanging="2"/>
                              <w:jc w:val="left"/>
                              <w:rPr>
                                <w:rFonts w:ascii="Cambria" w:hAnsi="Cambria"/>
                                <w:sz w:val="18"/>
                                <w:szCs w:val="18"/>
                              </w:rPr>
                            </w:pPr>
                            <w:r w:rsidRPr="0047139F" w:rsidDel="FFFFFFFF">
                              <w:rPr>
                                <w:rFonts w:ascii="Cambria" w:hAnsi="Cambria"/>
                                <w:sz w:val="18"/>
                                <w:szCs w:val="18"/>
                              </w:rPr>
                              <w:t>Wu-</w:t>
                            </w:r>
                            <w:proofErr w:type="spellStart"/>
                            <w:r w:rsidRPr="0047139F" w:rsidDel="FFFFFFFF">
                              <w:rPr>
                                <w:rFonts w:ascii="Cambria" w:hAnsi="Cambria"/>
                                <w:sz w:val="18"/>
                                <w:szCs w:val="18"/>
                              </w:rPr>
                              <w:t>Yuin</w:t>
                            </w:r>
                            <w:proofErr w:type="spellEnd"/>
                            <w:r w:rsidRPr="0047139F" w:rsidDel="FFFFFFFF">
                              <w:rPr>
                                <w:rFonts w:ascii="Cambria" w:hAnsi="Cambria"/>
                                <w:sz w:val="18"/>
                                <w:szCs w:val="18"/>
                              </w:rPr>
                              <w:t xml:space="preserve"> </w:t>
                            </w:r>
                            <w:r w:rsidRPr="0047139F" w:rsidDel="FFFFFFFF">
                              <w:rPr>
                                <w:rFonts w:ascii="Cambria" w:eastAsia="SimSun" w:hAnsi="Cambria"/>
                                <w:color w:val="000000"/>
                                <w:sz w:val="18"/>
                                <w:szCs w:val="18"/>
                                <w:lang w:eastAsia="zh-CN"/>
                              </w:rPr>
                              <w:t>Hwang</w:t>
                            </w:r>
                            <w:r w:rsidRPr="0047139F" w:rsidDel="FFFFFFFF">
                              <w:rPr>
                                <w:rFonts w:ascii="Cambria" w:hAnsi="Cambria"/>
                                <w:sz w:val="18"/>
                                <w:szCs w:val="18"/>
                              </w:rPr>
                              <w:t xml:space="preserve">, National Central University, Taiwan </w:t>
                            </w:r>
                          </w:p>
                          <w:p w14:paraId="49D97670" w14:textId="05427005" w:rsidR="00513520" w:rsidRPr="0047139F" w:rsidRDefault="00AC305E" w:rsidP="00D32395">
                            <w:pPr>
                              <w:widowControl/>
                              <w:ind w:left="0" w:hanging="2"/>
                              <w:jc w:val="left"/>
                              <w:rPr>
                                <w:rFonts w:ascii="Cambria" w:hAnsi="Cambria"/>
                                <w:sz w:val="18"/>
                                <w:szCs w:val="18"/>
                              </w:rPr>
                            </w:pPr>
                            <w:r w:rsidRPr="0047139F" w:rsidDel="FFFFFFFF">
                              <w:rPr>
                                <w:rFonts w:ascii="Cambria" w:eastAsia="PMingLiU" w:hAnsi="Cambria" w:hint="eastAsia"/>
                                <w:sz w:val="18"/>
                                <w:szCs w:val="18"/>
                                <w:lang w:eastAsia="zh-TW"/>
                              </w:rPr>
                              <w:t xml:space="preserve">Oscar Lin, </w:t>
                            </w:r>
                            <w:r w:rsidRPr="0047139F" w:rsidDel="FFFFFFFF">
                              <w:rPr>
                                <w:rFonts w:ascii="Cambria" w:eastAsia="SimSun" w:hAnsi="Cambria"/>
                                <w:color w:val="000000"/>
                                <w:sz w:val="18"/>
                                <w:szCs w:val="18"/>
                                <w:lang w:eastAsia="zh-CN"/>
                              </w:rPr>
                              <w:t>Athabasca</w:t>
                            </w:r>
                            <w:r w:rsidR="00E22767" w:rsidRPr="0047139F">
                              <w:rPr>
                                <w:rFonts w:ascii="Cambria" w:eastAsia="SimSun" w:hAnsi="Cambria"/>
                                <w:color w:val="000000"/>
                                <w:sz w:val="18"/>
                                <w:szCs w:val="18"/>
                                <w:lang w:eastAsia="zh-CN"/>
                              </w:rPr>
                              <w:t xml:space="preserve"> </w:t>
                            </w:r>
                            <w:r w:rsidRPr="0047139F" w:rsidDel="FFFFFFFF">
                              <w:rPr>
                                <w:rFonts w:ascii="Cambria" w:eastAsia="PMingLiU" w:hAnsi="Cambria"/>
                                <w:sz w:val="18"/>
                                <w:szCs w:val="18"/>
                                <w:lang w:eastAsia="zh-TW"/>
                              </w:rPr>
                              <w:t>University, Canada</w:t>
                            </w:r>
                            <w:r w:rsidRPr="0047139F" w:rsidDel="FFFFFFFF">
                              <w:rPr>
                                <w:rFonts w:ascii="Cambria" w:hAnsi="Cambria"/>
                                <w:sz w:val="18"/>
                                <w:szCs w:val="18"/>
                              </w:rPr>
                              <w:t xml:space="preserve"> </w:t>
                            </w:r>
                          </w:p>
                          <w:p w14:paraId="36A173A4" w14:textId="265425FF" w:rsidR="00513520" w:rsidRPr="0047139F" w:rsidRDefault="00AC305E" w:rsidP="00D32395">
                            <w:pPr>
                              <w:widowControl/>
                              <w:ind w:left="0" w:hanging="2"/>
                              <w:jc w:val="left"/>
                              <w:rPr>
                                <w:rFonts w:ascii="Cambria" w:hAnsi="Cambria"/>
                                <w:sz w:val="18"/>
                                <w:szCs w:val="18"/>
                              </w:rPr>
                            </w:pPr>
                            <w:r w:rsidRPr="0047139F" w:rsidDel="FFFFFFFF">
                              <w:rPr>
                                <w:rFonts w:ascii="Cambria" w:hAnsi="Cambria"/>
                                <w:sz w:val="18"/>
                                <w:szCs w:val="18"/>
                              </w:rPr>
                              <w:t xml:space="preserve">George </w:t>
                            </w:r>
                            <w:proofErr w:type="spellStart"/>
                            <w:r w:rsidRPr="0047139F" w:rsidDel="FFFFFFFF">
                              <w:rPr>
                                <w:rFonts w:ascii="Cambria" w:hAnsi="Cambria"/>
                                <w:sz w:val="18"/>
                                <w:szCs w:val="18"/>
                              </w:rPr>
                              <w:t>Ghinea</w:t>
                            </w:r>
                            <w:proofErr w:type="spellEnd"/>
                            <w:r w:rsidRPr="0047139F" w:rsidDel="FFFFFFFF">
                              <w:rPr>
                                <w:rFonts w:ascii="Cambria" w:hAnsi="Cambria"/>
                                <w:sz w:val="18"/>
                                <w:szCs w:val="18"/>
                              </w:rPr>
                              <w:t xml:space="preserve">, </w:t>
                            </w:r>
                            <w:r w:rsidRPr="0047139F" w:rsidDel="FFFFFFFF">
                              <w:rPr>
                                <w:rFonts w:ascii="Cambria" w:eastAsia="SimSun" w:hAnsi="Cambria"/>
                                <w:color w:val="000000"/>
                                <w:sz w:val="18"/>
                                <w:szCs w:val="18"/>
                                <w:lang w:eastAsia="zh-CN"/>
                              </w:rPr>
                              <w:t>Brunel</w:t>
                            </w:r>
                            <w:r w:rsidR="00E22767" w:rsidRPr="0047139F">
                              <w:rPr>
                                <w:rFonts w:ascii="Cambria" w:eastAsia="SimSun" w:hAnsi="Cambria"/>
                                <w:color w:val="000000"/>
                                <w:sz w:val="18"/>
                                <w:szCs w:val="18"/>
                                <w:lang w:eastAsia="zh-CN"/>
                              </w:rPr>
                              <w:t xml:space="preserve"> </w:t>
                            </w:r>
                            <w:r w:rsidRPr="0047139F" w:rsidDel="FFFFFFFF">
                              <w:rPr>
                                <w:rFonts w:ascii="Cambria" w:hAnsi="Cambria"/>
                                <w:sz w:val="18"/>
                                <w:szCs w:val="18"/>
                              </w:rPr>
                              <w:t>University, London, UK</w:t>
                            </w:r>
                          </w:p>
                          <w:p w14:paraId="6ADE39F6" w14:textId="77777777" w:rsidR="00513520" w:rsidRPr="0047139F" w:rsidRDefault="00513520" w:rsidP="00E855B5">
                            <w:pPr>
                              <w:spacing w:line="180" w:lineRule="atLeast"/>
                              <w:ind w:left="0" w:hanging="2"/>
                              <w:jc w:val="left"/>
                              <w:rPr>
                                <w:rFonts w:ascii="Cambria" w:hAnsi="Cambria"/>
                                <w:sz w:val="18"/>
                                <w:szCs w:val="18"/>
                              </w:rPr>
                            </w:pPr>
                          </w:p>
                          <w:p w14:paraId="6A6274F8" w14:textId="4CF1E2CA" w:rsidR="00513520" w:rsidRDefault="00AC305E" w:rsidP="00E855B5">
                            <w:pPr>
                              <w:spacing w:line="180" w:lineRule="atLeast"/>
                              <w:ind w:left="0" w:hanging="2"/>
                              <w:jc w:val="left"/>
                              <w:rPr>
                                <w:rFonts w:ascii="Cambria" w:hAnsi="Cambria"/>
                                <w:b/>
                                <w:bCs/>
                                <w:sz w:val="18"/>
                                <w:szCs w:val="18"/>
                              </w:rPr>
                            </w:pPr>
                            <w:r w:rsidRPr="0047139F" w:rsidDel="FFFFFFFF">
                              <w:rPr>
                                <w:rFonts w:ascii="Cambria" w:hAnsi="Cambria"/>
                                <w:b/>
                                <w:bCs/>
                                <w:sz w:val="18"/>
                                <w:szCs w:val="18"/>
                              </w:rPr>
                              <w:t xml:space="preserve">Program </w:t>
                            </w:r>
                            <w:r w:rsidRPr="0047139F" w:rsidDel="FFFFFFFF">
                              <w:rPr>
                                <w:rFonts w:ascii="Cambria" w:hAnsi="Cambria"/>
                                <w:b/>
                                <w:color w:val="000000"/>
                                <w:sz w:val="18"/>
                                <w:szCs w:val="18"/>
                                <w:lang w:val="en-GB"/>
                              </w:rPr>
                              <w:t>Co-</w:t>
                            </w:r>
                            <w:r w:rsidRPr="0047139F" w:rsidDel="FFFFFFFF">
                              <w:rPr>
                                <w:rFonts w:ascii="Cambria" w:hAnsi="Cambria"/>
                                <w:b/>
                                <w:bCs/>
                                <w:sz w:val="18"/>
                                <w:szCs w:val="18"/>
                              </w:rPr>
                              <w:t>Chairs</w:t>
                            </w:r>
                          </w:p>
                          <w:p w14:paraId="76962BE2" w14:textId="77777777" w:rsidR="0047139F" w:rsidRPr="0047139F" w:rsidRDefault="0047139F" w:rsidP="00E855B5">
                            <w:pPr>
                              <w:spacing w:line="180" w:lineRule="atLeast"/>
                              <w:ind w:left="0" w:hanging="2"/>
                              <w:jc w:val="left"/>
                              <w:rPr>
                                <w:rFonts w:ascii="Cambria" w:hAnsi="Cambria"/>
                                <w:sz w:val="18"/>
                                <w:szCs w:val="18"/>
                              </w:rPr>
                            </w:pPr>
                          </w:p>
                          <w:p w14:paraId="5E2E4FCB" w14:textId="77777777" w:rsidR="00513520" w:rsidRPr="0047139F" w:rsidRDefault="00AC305E" w:rsidP="00F533D0">
                            <w:pPr>
                              <w:widowControl/>
                              <w:ind w:left="0" w:hanging="2"/>
                              <w:jc w:val="left"/>
                              <w:rPr>
                                <w:rFonts w:ascii="Cambria" w:hAnsi="Cambria"/>
                                <w:sz w:val="18"/>
                                <w:szCs w:val="18"/>
                              </w:rPr>
                            </w:pPr>
                            <w:r w:rsidRPr="0047139F" w:rsidDel="FFFFFFFF">
                              <w:rPr>
                                <w:rFonts w:ascii="Cambria" w:hAnsi="Cambria"/>
                                <w:sz w:val="18"/>
                                <w:szCs w:val="18"/>
                              </w:rPr>
                              <w:t xml:space="preserve">Ali Dewan, Athabasca </w:t>
                            </w:r>
                            <w:r w:rsidRPr="0047139F" w:rsidDel="FFFFFFFF">
                              <w:rPr>
                                <w:rFonts w:ascii="Cambria" w:eastAsia="SimSun" w:hAnsi="Cambria"/>
                                <w:color w:val="000000"/>
                                <w:sz w:val="18"/>
                                <w:szCs w:val="18"/>
                                <w:lang w:eastAsia="zh-CN"/>
                              </w:rPr>
                              <w:t>University</w:t>
                            </w:r>
                            <w:r w:rsidRPr="0047139F" w:rsidDel="FFFFFFFF">
                              <w:rPr>
                                <w:rFonts w:ascii="Cambria" w:hAnsi="Cambria"/>
                                <w:sz w:val="18"/>
                                <w:szCs w:val="18"/>
                              </w:rPr>
                              <w:t>, Canada</w:t>
                            </w:r>
                          </w:p>
                          <w:p w14:paraId="31B808B2" w14:textId="77777777" w:rsidR="00513520" w:rsidRPr="0047139F" w:rsidRDefault="00AC305E" w:rsidP="00A7233B">
                            <w:pPr>
                              <w:widowControl/>
                              <w:ind w:left="0" w:hanging="2"/>
                              <w:jc w:val="left"/>
                              <w:rPr>
                                <w:rFonts w:ascii="Cambria" w:eastAsia="SimSun" w:hAnsi="Cambria"/>
                                <w:color w:val="000000"/>
                                <w:sz w:val="18"/>
                                <w:szCs w:val="18"/>
                                <w:lang w:eastAsia="zh-CN"/>
                              </w:rPr>
                            </w:pPr>
                            <w:r w:rsidRPr="0047139F" w:rsidDel="FFFFFFFF">
                              <w:rPr>
                                <w:rFonts w:ascii="Cambria" w:eastAsia="SimSun" w:hAnsi="Cambria"/>
                                <w:color w:val="000000"/>
                                <w:sz w:val="18"/>
                                <w:szCs w:val="18"/>
                                <w:lang w:eastAsia="zh-CN"/>
                              </w:rPr>
                              <w:t>Rustam Shadiev, Nanjing Normal University, China</w:t>
                            </w:r>
                          </w:p>
                          <w:p w14:paraId="7C32685B" w14:textId="77777777" w:rsidR="00513520" w:rsidRPr="0047139F" w:rsidRDefault="00AC305E" w:rsidP="00A7233B">
                            <w:pPr>
                              <w:widowControl/>
                              <w:ind w:left="0" w:hanging="2"/>
                              <w:jc w:val="left"/>
                              <w:rPr>
                                <w:rFonts w:ascii="Cambria" w:eastAsia="SimSun" w:hAnsi="Cambria"/>
                                <w:color w:val="000000"/>
                                <w:sz w:val="18"/>
                                <w:szCs w:val="18"/>
                                <w:lang w:eastAsia="zh-CN"/>
                              </w:rPr>
                            </w:pPr>
                            <w:r w:rsidRPr="0047139F" w:rsidDel="FFFFFFFF">
                              <w:rPr>
                                <w:rFonts w:ascii="Cambria" w:eastAsia="SimSun" w:hAnsi="Cambria" w:hint="eastAsia"/>
                                <w:color w:val="000000"/>
                                <w:sz w:val="18"/>
                                <w:szCs w:val="18"/>
                                <w:lang w:eastAsia="zh-CN"/>
                              </w:rPr>
                              <w:t>Jun-Ming Su, N</w:t>
                            </w:r>
                            <w:r w:rsidRPr="0047139F" w:rsidDel="FFFFFFFF">
                              <w:rPr>
                                <w:rFonts w:ascii="Cambria" w:eastAsia="SimSun" w:hAnsi="Cambria"/>
                                <w:color w:val="000000"/>
                                <w:sz w:val="18"/>
                                <w:szCs w:val="18"/>
                                <w:lang w:eastAsia="zh-CN"/>
                              </w:rPr>
                              <w:t>ational University of Taiwan, Taiwan</w:t>
                            </w:r>
                            <w:r w:rsidRPr="0047139F" w:rsidDel="15477535">
                              <w:rPr>
                                <w:rFonts w:ascii="Cambria" w:eastAsia="SimSun" w:hAnsi="Cambria" w:hint="eastAsia"/>
                                <w:color w:val="000000"/>
                                <w:sz w:val="18"/>
                                <w:szCs w:val="18"/>
                                <w:lang w:eastAsia="zh-CN"/>
                              </w:rPr>
                              <w:t xml:space="preserve"> </w:t>
                            </w:r>
                          </w:p>
                          <w:p w14:paraId="34DA6724" w14:textId="77777777" w:rsidR="00513520" w:rsidRPr="0047139F" w:rsidRDefault="00513520" w:rsidP="003029B9">
                            <w:pPr>
                              <w:spacing w:line="180" w:lineRule="atLeast"/>
                              <w:ind w:left="0" w:hanging="2"/>
                              <w:rPr>
                                <w:rFonts w:ascii="Cambria" w:hAnsi="Cambria"/>
                                <w:sz w:val="18"/>
                                <w:szCs w:val="18"/>
                              </w:rPr>
                            </w:pPr>
                          </w:p>
                          <w:p w14:paraId="39B3A220" w14:textId="7A1E6865" w:rsidR="00513520" w:rsidRDefault="00AC305E" w:rsidP="003029B9">
                            <w:pPr>
                              <w:spacing w:line="180" w:lineRule="atLeast"/>
                              <w:ind w:left="0" w:hanging="2"/>
                              <w:rPr>
                                <w:rFonts w:ascii="Cambria" w:hAnsi="Cambria"/>
                                <w:b/>
                                <w:sz w:val="18"/>
                                <w:szCs w:val="18"/>
                              </w:rPr>
                            </w:pPr>
                            <w:r w:rsidRPr="0047139F" w:rsidDel="FFFFFFFF">
                              <w:rPr>
                                <w:rFonts w:ascii="Cambria" w:hAnsi="Cambria"/>
                                <w:b/>
                                <w:sz w:val="18"/>
                                <w:szCs w:val="18"/>
                              </w:rPr>
                              <w:t>Publicity Chairs</w:t>
                            </w:r>
                          </w:p>
                          <w:p w14:paraId="7B97EF16" w14:textId="77777777" w:rsidR="0047139F" w:rsidRPr="0047139F" w:rsidRDefault="0047139F" w:rsidP="003029B9">
                            <w:pPr>
                              <w:spacing w:line="180" w:lineRule="atLeast"/>
                              <w:ind w:left="0" w:hanging="2"/>
                              <w:rPr>
                                <w:rFonts w:ascii="Cambria" w:hAnsi="Cambria"/>
                                <w:sz w:val="18"/>
                                <w:szCs w:val="18"/>
                              </w:rPr>
                            </w:pPr>
                          </w:p>
                          <w:p w14:paraId="3B5F7B7E" w14:textId="36D1B687" w:rsidR="00513520" w:rsidRPr="0047139F" w:rsidRDefault="00AC305E" w:rsidP="00F533D0">
                            <w:pPr>
                              <w:widowControl/>
                              <w:ind w:left="0" w:hanging="2"/>
                              <w:jc w:val="left"/>
                              <w:rPr>
                                <w:rFonts w:ascii="Cambria" w:eastAsia="PMingLiU" w:hAnsi="Cambria"/>
                                <w:color w:val="000000"/>
                                <w:sz w:val="18"/>
                                <w:szCs w:val="18"/>
                                <w:lang w:eastAsia="zh-TW"/>
                              </w:rPr>
                            </w:pPr>
                            <w:proofErr w:type="spellStart"/>
                            <w:r w:rsidRPr="0047139F" w:rsidDel="FFFFFFFF">
                              <w:rPr>
                                <w:rFonts w:ascii="Cambria" w:eastAsia="PMingLiU" w:hAnsi="Cambria"/>
                                <w:color w:val="000000"/>
                                <w:sz w:val="18"/>
                                <w:szCs w:val="18"/>
                                <w:lang w:eastAsia="zh-TW"/>
                              </w:rPr>
                              <w:t>Hongxin</w:t>
                            </w:r>
                            <w:proofErr w:type="spellEnd"/>
                            <w:r w:rsidRPr="0047139F" w:rsidDel="FFFFFFFF">
                              <w:rPr>
                                <w:rFonts w:ascii="Cambria" w:eastAsia="PMingLiU" w:hAnsi="Cambria"/>
                                <w:color w:val="000000"/>
                                <w:sz w:val="18"/>
                                <w:szCs w:val="18"/>
                                <w:lang w:eastAsia="zh-TW"/>
                              </w:rPr>
                              <w:t xml:space="preserve"> Yan, </w:t>
                            </w:r>
                            <w:r w:rsidRPr="0047139F" w:rsidDel="FFFFFFFF">
                              <w:rPr>
                                <w:rFonts w:ascii="Cambria" w:eastAsia="SimSun" w:hAnsi="Cambria"/>
                                <w:color w:val="000000"/>
                                <w:sz w:val="18"/>
                                <w:szCs w:val="18"/>
                                <w:lang w:eastAsia="zh-CN"/>
                              </w:rPr>
                              <w:t>Athabasca</w:t>
                            </w:r>
                            <w:r w:rsidR="00E22767" w:rsidRPr="0047139F">
                              <w:rPr>
                                <w:rFonts w:ascii="Cambria" w:eastAsia="SimSun" w:hAnsi="Cambria"/>
                                <w:color w:val="000000"/>
                                <w:sz w:val="18"/>
                                <w:szCs w:val="18"/>
                                <w:lang w:eastAsia="zh-CN"/>
                              </w:rPr>
                              <w:t xml:space="preserve"> </w:t>
                            </w:r>
                            <w:r w:rsidRPr="0047139F" w:rsidDel="FFFFFFFF">
                              <w:rPr>
                                <w:rFonts w:ascii="Cambria" w:eastAsia="PMingLiU" w:hAnsi="Cambria"/>
                                <w:color w:val="000000"/>
                                <w:sz w:val="18"/>
                                <w:szCs w:val="18"/>
                                <w:lang w:eastAsia="zh-TW"/>
                              </w:rPr>
                              <w:t xml:space="preserve">University, Canada </w:t>
                            </w:r>
                          </w:p>
                          <w:p w14:paraId="591170C1" w14:textId="77777777" w:rsidR="00513520" w:rsidRPr="0047139F" w:rsidRDefault="00AC305E" w:rsidP="00A7233B">
                            <w:pPr>
                              <w:widowControl/>
                              <w:ind w:left="0" w:hanging="2"/>
                              <w:jc w:val="left"/>
                              <w:rPr>
                                <w:rFonts w:ascii="Cambria" w:eastAsia="SimSun" w:hAnsi="Cambria"/>
                                <w:color w:val="000000"/>
                                <w:sz w:val="18"/>
                                <w:szCs w:val="18"/>
                                <w:lang w:eastAsia="zh-CN"/>
                              </w:rPr>
                            </w:pPr>
                            <w:r w:rsidRPr="0047139F" w:rsidDel="FFFFFFFF">
                              <w:rPr>
                                <w:rFonts w:ascii="Cambria" w:eastAsia="SimSun" w:hAnsi="Cambria"/>
                                <w:color w:val="000000"/>
                                <w:sz w:val="18"/>
                                <w:szCs w:val="18"/>
                                <w:lang w:eastAsia="zh-CN"/>
                              </w:rPr>
                              <w:t xml:space="preserve">Saranya </w:t>
                            </w:r>
                            <w:proofErr w:type="spellStart"/>
                            <w:r w:rsidRPr="0047139F" w:rsidDel="FFFFFFFF">
                              <w:rPr>
                                <w:rFonts w:ascii="Cambria" w:eastAsia="SimSun" w:hAnsi="Cambria"/>
                                <w:color w:val="000000"/>
                                <w:sz w:val="18"/>
                                <w:szCs w:val="18"/>
                                <w:lang w:eastAsia="zh-CN"/>
                              </w:rPr>
                              <w:t>Saetang</w:t>
                            </w:r>
                            <w:proofErr w:type="spellEnd"/>
                            <w:r w:rsidRPr="0047139F" w:rsidDel="FFFFFFFF">
                              <w:rPr>
                                <w:rFonts w:ascii="Cambria" w:eastAsia="SimSun" w:hAnsi="Cambria"/>
                                <w:color w:val="000000"/>
                                <w:sz w:val="18"/>
                                <w:szCs w:val="18"/>
                                <w:lang w:eastAsia="zh-CN"/>
                              </w:rPr>
                              <w:t xml:space="preserve">, </w:t>
                            </w:r>
                            <w:proofErr w:type="spellStart"/>
                            <w:r w:rsidRPr="0047139F" w:rsidDel="FFFFFFFF">
                              <w:rPr>
                                <w:rFonts w:ascii="Cambria" w:eastAsia="SimSun" w:hAnsi="Cambria"/>
                                <w:color w:val="000000"/>
                                <w:sz w:val="18"/>
                                <w:szCs w:val="18"/>
                                <w:lang w:eastAsia="zh-CN"/>
                              </w:rPr>
                              <w:t>Kasetsart</w:t>
                            </w:r>
                            <w:proofErr w:type="spellEnd"/>
                            <w:r w:rsidRPr="0047139F" w:rsidDel="FFFFFFFF">
                              <w:rPr>
                                <w:rFonts w:ascii="Cambria" w:eastAsia="SimSun" w:hAnsi="Cambria"/>
                                <w:color w:val="000000"/>
                                <w:sz w:val="18"/>
                                <w:szCs w:val="18"/>
                                <w:lang w:eastAsia="zh-CN"/>
                              </w:rPr>
                              <w:t xml:space="preserve"> University,</w:t>
                            </w:r>
                            <w:r w:rsidRPr="0047139F" w:rsidDel="FFFFFFFF">
                              <w:rPr>
                                <w:rFonts w:ascii="Cambria" w:eastAsia="SimSun" w:hAnsi="Cambria" w:hint="eastAsia"/>
                                <w:color w:val="000000"/>
                                <w:sz w:val="18"/>
                                <w:szCs w:val="18"/>
                                <w:lang w:eastAsia="zh-CN"/>
                              </w:rPr>
                              <w:t xml:space="preserve"> </w:t>
                            </w:r>
                            <w:r w:rsidRPr="0047139F" w:rsidDel="FFFFFFFF">
                              <w:rPr>
                                <w:rFonts w:ascii="Cambria" w:eastAsia="SimSun" w:hAnsi="Cambria"/>
                                <w:color w:val="000000"/>
                                <w:sz w:val="18"/>
                                <w:szCs w:val="18"/>
                                <w:lang w:eastAsia="zh-CN"/>
                              </w:rPr>
                              <w:t>Thailand</w:t>
                            </w:r>
                          </w:p>
                          <w:p w14:paraId="0D1F901B" w14:textId="77777777" w:rsidR="00513520" w:rsidRPr="0047139F" w:rsidRDefault="00AC305E" w:rsidP="00A7233B">
                            <w:pPr>
                              <w:widowControl/>
                              <w:ind w:left="0" w:hanging="2"/>
                              <w:jc w:val="left"/>
                              <w:rPr>
                                <w:rFonts w:ascii="Cambria" w:eastAsia="SimSun" w:hAnsi="Cambria"/>
                                <w:color w:val="000000"/>
                                <w:sz w:val="18"/>
                                <w:szCs w:val="18"/>
                                <w:lang w:eastAsia="zh-CN"/>
                              </w:rPr>
                            </w:pPr>
                            <w:proofErr w:type="spellStart"/>
                            <w:r w:rsidRPr="0047139F" w:rsidDel="FFFFFFFF">
                              <w:rPr>
                                <w:rFonts w:ascii="Cambria" w:eastAsia="SimSun" w:hAnsi="Cambria"/>
                                <w:color w:val="000000"/>
                                <w:sz w:val="18"/>
                                <w:szCs w:val="18"/>
                                <w:lang w:eastAsia="zh-CN"/>
                              </w:rPr>
                              <w:t>Somchoke</w:t>
                            </w:r>
                            <w:proofErr w:type="spellEnd"/>
                            <w:r w:rsidRPr="0047139F" w:rsidDel="FFFFFFFF">
                              <w:rPr>
                                <w:rFonts w:ascii="Cambria" w:eastAsia="SimSun" w:hAnsi="Cambria"/>
                                <w:color w:val="000000"/>
                                <w:sz w:val="18"/>
                                <w:szCs w:val="18"/>
                                <w:lang w:eastAsia="zh-CN"/>
                              </w:rPr>
                              <w:t xml:space="preserve"> </w:t>
                            </w:r>
                            <w:proofErr w:type="spellStart"/>
                            <w:r w:rsidRPr="0047139F" w:rsidDel="FFFFFFFF">
                              <w:rPr>
                                <w:rFonts w:ascii="Cambria" w:eastAsia="SimSun" w:hAnsi="Cambria"/>
                                <w:color w:val="000000"/>
                                <w:sz w:val="18"/>
                                <w:szCs w:val="18"/>
                                <w:lang w:eastAsia="zh-CN"/>
                              </w:rPr>
                              <w:t>Ruengittinun</w:t>
                            </w:r>
                            <w:proofErr w:type="spellEnd"/>
                            <w:r w:rsidRPr="0047139F" w:rsidDel="FFFFFFFF">
                              <w:rPr>
                                <w:rFonts w:ascii="Cambria" w:eastAsia="SimSun" w:hAnsi="Cambria"/>
                                <w:color w:val="000000"/>
                                <w:sz w:val="18"/>
                                <w:szCs w:val="18"/>
                                <w:lang w:eastAsia="zh-CN"/>
                              </w:rPr>
                              <w:t xml:space="preserve">, </w:t>
                            </w:r>
                            <w:proofErr w:type="spellStart"/>
                            <w:r w:rsidRPr="0047139F" w:rsidDel="FFFFFFFF">
                              <w:rPr>
                                <w:rFonts w:ascii="Cambria" w:eastAsia="SimSun" w:hAnsi="Cambria"/>
                                <w:color w:val="000000"/>
                                <w:sz w:val="18"/>
                                <w:szCs w:val="18"/>
                                <w:lang w:eastAsia="zh-CN"/>
                              </w:rPr>
                              <w:t>Kasetsart</w:t>
                            </w:r>
                            <w:proofErr w:type="spellEnd"/>
                            <w:r w:rsidRPr="0047139F" w:rsidDel="FFFFFFFF">
                              <w:rPr>
                                <w:rFonts w:ascii="Cambria" w:eastAsia="SimSun" w:hAnsi="Cambria"/>
                                <w:color w:val="000000"/>
                                <w:sz w:val="18"/>
                                <w:szCs w:val="18"/>
                                <w:lang w:eastAsia="zh-CN"/>
                              </w:rPr>
                              <w:t xml:space="preserve"> University, Thailand</w:t>
                            </w:r>
                            <w:r w:rsidRPr="0047139F" w:rsidDel="FFFFFFFF">
                              <w:rPr>
                                <w:rFonts w:ascii="Cambria" w:eastAsia="SimSun" w:hAnsi="Cambria"/>
                                <w:color w:val="000000"/>
                                <w:sz w:val="18"/>
                                <w:szCs w:val="18"/>
                                <w:lang w:eastAsia="zh-CN"/>
                              </w:rPr>
                              <w:tab/>
                            </w:r>
                          </w:p>
                          <w:p w14:paraId="0EE8162E" w14:textId="6C31A95A" w:rsidR="00513520" w:rsidRDefault="00AC305E" w:rsidP="00F533D0">
                            <w:pPr>
                              <w:widowControl/>
                              <w:ind w:left="0" w:hanging="2"/>
                              <w:jc w:val="left"/>
                              <w:rPr>
                                <w:rFonts w:ascii="Cambria" w:eastAsia="SimSun" w:hAnsi="Cambria"/>
                                <w:color w:val="000000"/>
                                <w:sz w:val="18"/>
                                <w:szCs w:val="18"/>
                                <w:lang w:eastAsia="zh-CN"/>
                              </w:rPr>
                            </w:pPr>
                            <w:r w:rsidRPr="0047139F" w:rsidDel="FFFFFFFF">
                              <w:rPr>
                                <w:rFonts w:ascii="Cambria" w:eastAsia="SimSun" w:hAnsi="Cambria"/>
                                <w:color w:val="000000"/>
                                <w:sz w:val="18"/>
                                <w:szCs w:val="18"/>
                                <w:lang w:eastAsia="zh-CN"/>
                              </w:rPr>
                              <w:t>Tosh Yamamoto, Kansai University, Japan</w:t>
                            </w:r>
                          </w:p>
                          <w:p w14:paraId="483AE232" w14:textId="160485C9" w:rsidR="009623E6" w:rsidRDefault="009623E6" w:rsidP="00F533D0">
                            <w:pPr>
                              <w:widowControl/>
                              <w:ind w:left="0" w:hanging="2"/>
                              <w:jc w:val="left"/>
                              <w:rPr>
                                <w:rFonts w:ascii="Cambria" w:eastAsia="SimSun" w:hAnsi="Cambria"/>
                                <w:color w:val="000000"/>
                                <w:sz w:val="18"/>
                                <w:szCs w:val="18"/>
                                <w:lang w:eastAsia="zh-CN"/>
                              </w:rPr>
                            </w:pPr>
                          </w:p>
                          <w:p w14:paraId="468D3FE5" w14:textId="33D8FFCC" w:rsidR="009623E6" w:rsidRDefault="009623E6" w:rsidP="00F533D0">
                            <w:pPr>
                              <w:widowControl/>
                              <w:ind w:left="0" w:hanging="2"/>
                              <w:jc w:val="left"/>
                              <w:rPr>
                                <w:rFonts w:ascii="Cambria" w:eastAsia="SimSun" w:hAnsi="Cambria"/>
                                <w:color w:val="000000"/>
                                <w:sz w:val="18"/>
                                <w:szCs w:val="18"/>
                                <w:lang w:eastAsia="zh-CN"/>
                              </w:rPr>
                            </w:pPr>
                          </w:p>
                          <w:p w14:paraId="26D9F327" w14:textId="664AC2E5" w:rsidR="009623E6" w:rsidRPr="009623E6" w:rsidRDefault="009623E6" w:rsidP="009623E6">
                            <w:pPr>
                              <w:widowControl/>
                              <w:ind w:leftChars="0" w:left="0" w:firstLineChars="0" w:firstLine="0"/>
                              <w:jc w:val="left"/>
                              <w:rPr>
                                <w:rFonts w:ascii="Cambria" w:eastAsia="SimSun" w:hAnsi="Cambria"/>
                                <w:b/>
                                <w:bCs/>
                                <w:color w:val="000000"/>
                                <w:sz w:val="18"/>
                                <w:szCs w:val="18"/>
                                <w:lang w:eastAsia="zh-CN"/>
                              </w:rPr>
                            </w:pPr>
                            <w:r w:rsidRPr="009623E6">
                              <w:rPr>
                                <w:rFonts w:ascii="Cambria" w:eastAsia="SimSun" w:hAnsi="Cambria"/>
                                <w:b/>
                                <w:bCs/>
                                <w:color w:val="000000"/>
                                <w:sz w:val="18"/>
                                <w:szCs w:val="18"/>
                                <w:lang w:eastAsia="zh-CN"/>
                              </w:rPr>
                              <w:t>Technical Program Committee</w:t>
                            </w:r>
                          </w:p>
                          <w:p w14:paraId="5D23C2C7" w14:textId="3FF4223C" w:rsidR="009623E6" w:rsidRDefault="009623E6" w:rsidP="009623E6">
                            <w:pPr>
                              <w:widowControl/>
                              <w:ind w:leftChars="0" w:left="0" w:firstLineChars="0" w:firstLine="0"/>
                              <w:jc w:val="left"/>
                              <w:rPr>
                                <w:rFonts w:ascii="Cambria" w:eastAsia="SimSun" w:hAnsi="Cambria"/>
                                <w:color w:val="000000"/>
                                <w:sz w:val="18"/>
                                <w:szCs w:val="18"/>
                                <w:lang w:eastAsia="zh-CN"/>
                              </w:rPr>
                            </w:pPr>
                          </w:p>
                          <w:p w14:paraId="13D23EC0" w14:textId="5A6876B6" w:rsidR="009623E6" w:rsidRDefault="009623E6" w:rsidP="009623E6">
                            <w:pPr>
                              <w:widowControl/>
                              <w:ind w:leftChars="0" w:left="0" w:firstLineChars="0" w:firstLine="0"/>
                              <w:jc w:val="left"/>
                              <w:rPr>
                                <w:rFonts w:ascii="Cambria" w:eastAsia="SimSun" w:hAnsi="Cambria"/>
                                <w:color w:val="000000"/>
                                <w:sz w:val="18"/>
                                <w:szCs w:val="18"/>
                                <w:lang w:eastAsia="zh-CN"/>
                              </w:rPr>
                            </w:pPr>
                            <w:r>
                              <w:rPr>
                                <w:rFonts w:ascii="Cambria" w:eastAsia="SimSun" w:hAnsi="Cambria"/>
                                <w:color w:val="000000"/>
                                <w:sz w:val="18"/>
                                <w:szCs w:val="18"/>
                                <w:lang w:eastAsia="zh-CN"/>
                              </w:rPr>
                              <w:t>(to be added)</w:t>
                            </w:r>
                          </w:p>
                          <w:p w14:paraId="749EF8A2" w14:textId="11B55ADC" w:rsidR="009623E6" w:rsidRDefault="009623E6" w:rsidP="009623E6">
                            <w:pPr>
                              <w:widowControl/>
                              <w:ind w:leftChars="0" w:left="0" w:firstLineChars="0" w:firstLine="0"/>
                              <w:jc w:val="left"/>
                              <w:rPr>
                                <w:rFonts w:ascii="Cambria" w:eastAsia="SimSun" w:hAnsi="Cambria"/>
                                <w:color w:val="000000"/>
                                <w:sz w:val="18"/>
                                <w:szCs w:val="18"/>
                                <w:lang w:eastAsia="zh-CN"/>
                              </w:rPr>
                            </w:pPr>
                          </w:p>
                          <w:p w14:paraId="756B7512" w14:textId="391BC0CC" w:rsidR="009623E6" w:rsidRPr="009623E6" w:rsidRDefault="009623E6" w:rsidP="009623E6">
                            <w:pPr>
                              <w:widowControl/>
                              <w:ind w:leftChars="0" w:left="0" w:firstLineChars="0" w:firstLine="0"/>
                              <w:jc w:val="left"/>
                              <w:rPr>
                                <w:rFonts w:ascii="Cambria" w:eastAsia="SimSun" w:hAnsi="Cambria"/>
                                <w:b/>
                                <w:bCs/>
                                <w:color w:val="000000"/>
                                <w:sz w:val="18"/>
                                <w:szCs w:val="18"/>
                                <w:lang w:eastAsia="zh-CN"/>
                              </w:rPr>
                            </w:pPr>
                            <w:r w:rsidRPr="009623E6">
                              <w:rPr>
                                <w:rFonts w:ascii="Cambria" w:eastAsia="SimSun" w:hAnsi="Cambria"/>
                                <w:b/>
                                <w:bCs/>
                                <w:color w:val="000000"/>
                                <w:sz w:val="18"/>
                                <w:szCs w:val="18"/>
                                <w:lang w:eastAsia="zh-CN"/>
                              </w:rPr>
                              <w:t>Advisory Committee</w:t>
                            </w:r>
                          </w:p>
                          <w:p w14:paraId="78C022A7" w14:textId="7DFE6AFB" w:rsidR="009623E6" w:rsidRDefault="009623E6" w:rsidP="009623E6">
                            <w:pPr>
                              <w:widowControl/>
                              <w:ind w:leftChars="0" w:left="0" w:firstLineChars="0" w:firstLine="0"/>
                              <w:jc w:val="left"/>
                              <w:rPr>
                                <w:rFonts w:ascii="Cambria" w:eastAsia="SimSun" w:hAnsi="Cambria"/>
                                <w:color w:val="000000"/>
                                <w:sz w:val="18"/>
                                <w:szCs w:val="18"/>
                                <w:lang w:eastAsia="zh-CN"/>
                              </w:rPr>
                            </w:pPr>
                          </w:p>
                          <w:p w14:paraId="245B2B60" w14:textId="2A2CAEF9" w:rsidR="009623E6" w:rsidRPr="0047139F" w:rsidRDefault="009623E6" w:rsidP="009623E6">
                            <w:pPr>
                              <w:widowControl/>
                              <w:ind w:leftChars="0" w:left="0" w:firstLineChars="0" w:firstLine="0"/>
                              <w:jc w:val="left"/>
                              <w:rPr>
                                <w:rFonts w:ascii="Cambria" w:eastAsia="SimSun" w:hAnsi="Cambria"/>
                                <w:color w:val="000000"/>
                                <w:sz w:val="18"/>
                                <w:szCs w:val="18"/>
                                <w:lang w:eastAsia="zh-CN"/>
                              </w:rPr>
                            </w:pPr>
                            <w:r>
                              <w:rPr>
                                <w:rFonts w:ascii="Cambria" w:eastAsia="SimSun" w:hAnsi="Cambria"/>
                                <w:color w:val="000000"/>
                                <w:sz w:val="18"/>
                                <w:szCs w:val="18"/>
                                <w:lang w:eastAsia="zh-CN"/>
                              </w:rPr>
                              <w:t xml:space="preserve">(to be added) </w:t>
                            </w:r>
                          </w:p>
                          <w:p w14:paraId="78A7A94A" w14:textId="77777777" w:rsidR="00513520" w:rsidRPr="0047139F" w:rsidRDefault="00513520" w:rsidP="001E6C1A">
                            <w:pPr>
                              <w:widowControl/>
                              <w:ind w:leftChars="0" w:left="0" w:firstLineChars="0" w:firstLine="0"/>
                              <w:jc w:val="left"/>
                              <w:rPr>
                                <w:rFonts w:ascii="Cambria" w:eastAsia="SimSun" w:hAnsi="Cambria"/>
                                <w:color w:val="000000"/>
                                <w:sz w:val="18"/>
                                <w:szCs w:val="18"/>
                                <w:lang w:eastAsia="zh-CN"/>
                              </w:rPr>
                            </w:pPr>
                          </w:p>
                          <w:p w14:paraId="75102CDE" w14:textId="77777777" w:rsidR="00513520" w:rsidRPr="0047139F" w:rsidRDefault="00513520" w:rsidP="00D32395">
                            <w:pPr>
                              <w:widowControl/>
                              <w:ind w:left="0" w:hanging="2"/>
                              <w:jc w:val="left"/>
                              <w:rPr>
                                <w:rFonts w:ascii="Cambria" w:eastAsia="SimSun" w:hAnsi="Cambria"/>
                                <w:color w:val="000000"/>
                                <w:sz w:val="18"/>
                                <w:szCs w:val="18"/>
                                <w:lang w:eastAsia="zh-CN"/>
                              </w:rPr>
                            </w:pPr>
                          </w:p>
                          <w:p w14:paraId="1DD774C9" w14:textId="3D9EDCA6" w:rsidR="0047139F" w:rsidRPr="0047139F" w:rsidRDefault="0047139F" w:rsidP="0047139F">
                            <w:pPr>
                              <w:widowControl/>
                              <w:ind w:leftChars="0" w:left="0" w:firstLineChars="0" w:firstLine="0"/>
                              <w:jc w:val="left"/>
                              <w:rPr>
                                <w:rFonts w:ascii="Cambria" w:eastAsia="SimSun" w:hAnsi="Cambria"/>
                                <w:bCs/>
                                <w:color w:val="000000"/>
                                <w:sz w:val="18"/>
                                <w:szCs w:val="18"/>
                                <w:lang w:eastAsia="zh-CN"/>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D6E5813" id="文字方塊 1027" o:spid="_x0000_s1028" type="#_x0000_t202" style="position:absolute;left:0;text-align:left;margin-left:0;margin-top:5.35pt;width:245.45pt;height:799.3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" fillcolor="#dbe5f1" strokecolor="#4d4d4d" strokeweight="1pt">
                <v:textbox>
                  <w:txbxContent>
                    <w:p w14:paraId="55BA5048" w14:textId="77777777" w:rsidR="00513520" w:rsidRDefault="00513520" w:rsidP="002B41BA">
                      <w:pPr>
                        <w:spacing w:line="180" w:lineRule="atLeast"/>
                        <w:ind w:left="0" w:hanging="2"/>
                        <w:rPr>
                          <w:rFonts w:ascii="Cambria" w:eastAsia="PMingLiU" w:hAnsi="Cambria"/>
                          <w:color w:val="000000"/>
                          <w:sz w:val="18"/>
                          <w:szCs w:val="18"/>
                          <w:lang w:eastAsia="zh-TW"/>
                        </w:rPr>
                      </w:pPr>
                    </w:p>
                    <w:p w14:paraId="67A6C035" w14:textId="46E39DFA" w:rsidR="00513520" w:rsidRDefault="00AC305E" w:rsidP="002B41BA">
                      <w:pPr>
                        <w:spacing w:line="180" w:lineRule="atLeast"/>
                        <w:ind w:left="0" w:hanging="2"/>
                        <w:rPr>
                          <w:rFonts w:ascii="Cambria" w:hAnsi="Cambria"/>
                          <w:b/>
                          <w:color w:val="000000"/>
                          <w:sz w:val="18"/>
                          <w:szCs w:val="18"/>
                        </w:rPr>
                      </w:pPr>
                      <w:r w:rsidRPr="0047139F" w:rsidDel="FFFFFFFF">
                        <w:rPr>
                          <w:rFonts w:ascii="Cambria" w:hAnsi="Cambria"/>
                          <w:b/>
                          <w:color w:val="000000"/>
                          <w:sz w:val="18"/>
                          <w:szCs w:val="18"/>
                        </w:rPr>
                        <w:t>Conference Co- Chairs</w:t>
                      </w:r>
                    </w:p>
                    <w:p w14:paraId="25306726" w14:textId="77777777" w:rsidR="0047139F" w:rsidRPr="0047139F" w:rsidRDefault="0047139F" w:rsidP="002B41BA">
                      <w:pPr>
                        <w:spacing w:line="180" w:lineRule="atLeast"/>
                        <w:ind w:left="0" w:hanging="2"/>
                        <w:rPr>
                          <w:rFonts w:ascii="Cambria" w:hAnsi="Cambria"/>
                          <w:color w:val="000000"/>
                          <w:sz w:val="18"/>
                          <w:szCs w:val="18"/>
                        </w:rPr>
                      </w:pPr>
                    </w:p>
                    <w:p w14:paraId="0328A89E" w14:textId="77777777" w:rsidR="00513520" w:rsidRPr="0047139F" w:rsidRDefault="00AC305E" w:rsidP="00F533D0">
                      <w:pPr>
                        <w:widowControl/>
                        <w:ind w:left="0" w:hanging="2"/>
                        <w:jc w:val="left"/>
                        <w:rPr>
                          <w:rFonts w:ascii="Cambria" w:hAnsi="Cambria"/>
                          <w:sz w:val="18"/>
                          <w:szCs w:val="18"/>
                        </w:rPr>
                      </w:pPr>
                      <w:r w:rsidRPr="0047139F" w:rsidDel="FFFFFFFF">
                        <w:rPr>
                          <w:rFonts w:ascii="Cambria" w:hAnsi="Cambria"/>
                          <w:sz w:val="18"/>
                          <w:szCs w:val="18"/>
                        </w:rPr>
                        <w:t>Wu-</w:t>
                      </w:r>
                      <w:proofErr w:type="spellStart"/>
                      <w:r w:rsidRPr="0047139F" w:rsidDel="FFFFFFFF">
                        <w:rPr>
                          <w:rFonts w:ascii="Cambria" w:hAnsi="Cambria"/>
                          <w:sz w:val="18"/>
                          <w:szCs w:val="18"/>
                        </w:rPr>
                        <w:t>Yuin</w:t>
                      </w:r>
                      <w:proofErr w:type="spellEnd"/>
                      <w:r w:rsidRPr="0047139F" w:rsidDel="FFFFFFFF">
                        <w:rPr>
                          <w:rFonts w:ascii="Cambria" w:hAnsi="Cambria"/>
                          <w:sz w:val="18"/>
                          <w:szCs w:val="18"/>
                        </w:rPr>
                        <w:t xml:space="preserve"> </w:t>
                      </w:r>
                      <w:r w:rsidRPr="0047139F" w:rsidDel="FFFFFFFF">
                        <w:rPr>
                          <w:rFonts w:ascii="Cambria" w:eastAsia="SimSun" w:hAnsi="Cambria"/>
                          <w:color w:val="000000"/>
                          <w:sz w:val="18"/>
                          <w:szCs w:val="18"/>
                          <w:lang w:eastAsia="zh-CN"/>
                        </w:rPr>
                        <w:t>Hwang</w:t>
                      </w:r>
                      <w:r w:rsidRPr="0047139F" w:rsidDel="FFFFFFFF">
                        <w:rPr>
                          <w:rFonts w:ascii="Cambria" w:hAnsi="Cambria"/>
                          <w:sz w:val="18"/>
                          <w:szCs w:val="18"/>
                        </w:rPr>
                        <w:t xml:space="preserve">, National Central University, Taiwan </w:t>
                      </w:r>
                    </w:p>
                    <w:p w14:paraId="49D97670" w14:textId="05427005" w:rsidR="00513520" w:rsidRPr="0047139F" w:rsidRDefault="00AC305E" w:rsidP="00D32395">
                      <w:pPr>
                        <w:widowControl/>
                        <w:ind w:left="0" w:hanging="2"/>
                        <w:jc w:val="left"/>
                        <w:rPr>
                          <w:rFonts w:ascii="Cambria" w:hAnsi="Cambria"/>
                          <w:sz w:val="18"/>
                          <w:szCs w:val="18"/>
                        </w:rPr>
                      </w:pPr>
                      <w:r w:rsidRPr="0047139F" w:rsidDel="FFFFFFFF">
                        <w:rPr>
                          <w:rFonts w:ascii="Cambria" w:eastAsia="PMingLiU" w:hAnsi="Cambria" w:hint="eastAsia"/>
                          <w:sz w:val="18"/>
                          <w:szCs w:val="18"/>
                          <w:lang w:eastAsia="zh-TW"/>
                        </w:rPr>
                        <w:t xml:space="preserve">Oscar Lin, </w:t>
                      </w:r>
                      <w:r w:rsidRPr="0047139F" w:rsidDel="FFFFFFFF">
                        <w:rPr>
                          <w:rFonts w:ascii="Cambria" w:eastAsia="SimSun" w:hAnsi="Cambria"/>
                          <w:color w:val="000000"/>
                          <w:sz w:val="18"/>
                          <w:szCs w:val="18"/>
                          <w:lang w:eastAsia="zh-CN"/>
                        </w:rPr>
                        <w:t>Athabasca</w:t>
                      </w:r>
                      <w:r w:rsidR="00E22767" w:rsidRPr="0047139F">
                        <w:rPr>
                          <w:rFonts w:ascii="Cambria" w:eastAsia="SimSun" w:hAnsi="Cambria"/>
                          <w:color w:val="000000"/>
                          <w:sz w:val="18"/>
                          <w:szCs w:val="18"/>
                          <w:lang w:eastAsia="zh-CN"/>
                        </w:rPr>
                        <w:t xml:space="preserve"> </w:t>
                      </w:r>
                      <w:r w:rsidRPr="0047139F" w:rsidDel="FFFFFFFF">
                        <w:rPr>
                          <w:rFonts w:ascii="Cambria" w:eastAsia="PMingLiU" w:hAnsi="Cambria"/>
                          <w:sz w:val="18"/>
                          <w:szCs w:val="18"/>
                          <w:lang w:eastAsia="zh-TW"/>
                        </w:rPr>
                        <w:t>University, Canada</w:t>
                      </w:r>
                      <w:r w:rsidRPr="0047139F" w:rsidDel="FFFFFFFF">
                        <w:rPr>
                          <w:rFonts w:ascii="Cambria" w:hAnsi="Cambria"/>
                          <w:sz w:val="18"/>
                          <w:szCs w:val="18"/>
                        </w:rPr>
                        <w:t xml:space="preserve"> </w:t>
                      </w:r>
                    </w:p>
                    <w:p w14:paraId="36A173A4" w14:textId="265425FF" w:rsidR="00513520" w:rsidRPr="0047139F" w:rsidRDefault="00AC305E" w:rsidP="00D32395">
                      <w:pPr>
                        <w:widowControl/>
                        <w:ind w:left="0" w:hanging="2"/>
                        <w:jc w:val="left"/>
                        <w:rPr>
                          <w:rFonts w:ascii="Cambria" w:hAnsi="Cambria"/>
                          <w:sz w:val="18"/>
                          <w:szCs w:val="18"/>
                        </w:rPr>
                      </w:pPr>
                      <w:r w:rsidRPr="0047139F" w:rsidDel="FFFFFFFF">
                        <w:rPr>
                          <w:rFonts w:ascii="Cambria" w:hAnsi="Cambria"/>
                          <w:sz w:val="18"/>
                          <w:szCs w:val="18"/>
                        </w:rPr>
                        <w:t xml:space="preserve">George </w:t>
                      </w:r>
                      <w:proofErr w:type="spellStart"/>
                      <w:r w:rsidRPr="0047139F" w:rsidDel="FFFFFFFF">
                        <w:rPr>
                          <w:rFonts w:ascii="Cambria" w:hAnsi="Cambria"/>
                          <w:sz w:val="18"/>
                          <w:szCs w:val="18"/>
                        </w:rPr>
                        <w:t>Ghinea</w:t>
                      </w:r>
                      <w:proofErr w:type="spellEnd"/>
                      <w:r w:rsidRPr="0047139F" w:rsidDel="FFFFFFFF">
                        <w:rPr>
                          <w:rFonts w:ascii="Cambria" w:hAnsi="Cambria"/>
                          <w:sz w:val="18"/>
                          <w:szCs w:val="18"/>
                        </w:rPr>
                        <w:t xml:space="preserve">, </w:t>
                      </w:r>
                      <w:r w:rsidRPr="0047139F" w:rsidDel="FFFFFFFF">
                        <w:rPr>
                          <w:rFonts w:ascii="Cambria" w:eastAsia="SimSun" w:hAnsi="Cambria"/>
                          <w:color w:val="000000"/>
                          <w:sz w:val="18"/>
                          <w:szCs w:val="18"/>
                          <w:lang w:eastAsia="zh-CN"/>
                        </w:rPr>
                        <w:t>Brunel</w:t>
                      </w:r>
                      <w:r w:rsidR="00E22767" w:rsidRPr="0047139F">
                        <w:rPr>
                          <w:rFonts w:ascii="Cambria" w:eastAsia="SimSun" w:hAnsi="Cambria"/>
                          <w:color w:val="000000"/>
                          <w:sz w:val="18"/>
                          <w:szCs w:val="18"/>
                          <w:lang w:eastAsia="zh-CN"/>
                        </w:rPr>
                        <w:t xml:space="preserve"> </w:t>
                      </w:r>
                      <w:r w:rsidRPr="0047139F" w:rsidDel="FFFFFFFF">
                        <w:rPr>
                          <w:rFonts w:ascii="Cambria" w:hAnsi="Cambria"/>
                          <w:sz w:val="18"/>
                          <w:szCs w:val="18"/>
                        </w:rPr>
                        <w:t>University, London, UK</w:t>
                      </w:r>
                    </w:p>
                    <w:p w14:paraId="6ADE39F6" w14:textId="77777777" w:rsidR="00513520" w:rsidRPr="0047139F" w:rsidRDefault="00513520" w:rsidP="00E855B5">
                      <w:pPr>
                        <w:spacing w:line="180" w:lineRule="atLeast"/>
                        <w:ind w:left="0" w:hanging="2"/>
                        <w:jc w:val="left"/>
                        <w:rPr>
                          <w:rFonts w:ascii="Cambria" w:hAnsi="Cambria"/>
                          <w:sz w:val="18"/>
                          <w:szCs w:val="18"/>
                        </w:rPr>
                      </w:pPr>
                    </w:p>
                    <w:p w14:paraId="6A6274F8" w14:textId="4CF1E2CA" w:rsidR="00513520" w:rsidRDefault="00AC305E" w:rsidP="00E855B5">
                      <w:pPr>
                        <w:spacing w:line="180" w:lineRule="atLeast"/>
                        <w:ind w:left="0" w:hanging="2"/>
                        <w:jc w:val="left"/>
                        <w:rPr>
                          <w:rFonts w:ascii="Cambria" w:hAnsi="Cambria"/>
                          <w:b/>
                          <w:bCs/>
                          <w:sz w:val="18"/>
                          <w:szCs w:val="18"/>
                        </w:rPr>
                      </w:pPr>
                      <w:r w:rsidRPr="0047139F" w:rsidDel="FFFFFFFF">
                        <w:rPr>
                          <w:rFonts w:ascii="Cambria" w:hAnsi="Cambria"/>
                          <w:b/>
                          <w:bCs/>
                          <w:sz w:val="18"/>
                          <w:szCs w:val="18"/>
                        </w:rPr>
                        <w:t xml:space="preserve">Program </w:t>
                      </w:r>
                      <w:r w:rsidRPr="0047139F" w:rsidDel="FFFFFFFF">
                        <w:rPr>
                          <w:rFonts w:ascii="Cambria" w:hAnsi="Cambria"/>
                          <w:b/>
                          <w:color w:val="000000"/>
                          <w:sz w:val="18"/>
                          <w:szCs w:val="18"/>
                          <w:lang w:val="en-GB"/>
                        </w:rPr>
                        <w:t>Co-</w:t>
                      </w:r>
                      <w:r w:rsidRPr="0047139F" w:rsidDel="FFFFFFFF">
                        <w:rPr>
                          <w:rFonts w:ascii="Cambria" w:hAnsi="Cambria"/>
                          <w:b/>
                          <w:bCs/>
                          <w:sz w:val="18"/>
                          <w:szCs w:val="18"/>
                        </w:rPr>
                        <w:t>Chairs</w:t>
                      </w:r>
                    </w:p>
                    <w:p w14:paraId="76962BE2" w14:textId="77777777" w:rsidR="0047139F" w:rsidRPr="0047139F" w:rsidRDefault="0047139F" w:rsidP="00E855B5">
                      <w:pPr>
                        <w:spacing w:line="180" w:lineRule="atLeast"/>
                        <w:ind w:left="0" w:hanging="2"/>
                        <w:jc w:val="left"/>
                        <w:rPr>
                          <w:rFonts w:ascii="Cambria" w:hAnsi="Cambria"/>
                          <w:sz w:val="18"/>
                          <w:szCs w:val="18"/>
                        </w:rPr>
                      </w:pPr>
                    </w:p>
                    <w:p w14:paraId="5E2E4FCB" w14:textId="77777777" w:rsidR="00513520" w:rsidRPr="0047139F" w:rsidRDefault="00AC305E" w:rsidP="00F533D0">
                      <w:pPr>
                        <w:widowControl/>
                        <w:ind w:left="0" w:hanging="2"/>
                        <w:jc w:val="left"/>
                        <w:rPr>
                          <w:rFonts w:ascii="Cambria" w:hAnsi="Cambria"/>
                          <w:sz w:val="18"/>
                          <w:szCs w:val="18"/>
                        </w:rPr>
                      </w:pPr>
                      <w:r w:rsidRPr="0047139F" w:rsidDel="FFFFFFFF">
                        <w:rPr>
                          <w:rFonts w:ascii="Cambria" w:hAnsi="Cambria"/>
                          <w:sz w:val="18"/>
                          <w:szCs w:val="18"/>
                        </w:rPr>
                        <w:t xml:space="preserve">Ali Dewan, Athabasca </w:t>
                      </w:r>
                      <w:r w:rsidRPr="0047139F" w:rsidDel="FFFFFFFF">
                        <w:rPr>
                          <w:rFonts w:ascii="Cambria" w:eastAsia="SimSun" w:hAnsi="Cambria"/>
                          <w:color w:val="000000"/>
                          <w:sz w:val="18"/>
                          <w:szCs w:val="18"/>
                          <w:lang w:eastAsia="zh-CN"/>
                        </w:rPr>
                        <w:t>University</w:t>
                      </w:r>
                      <w:r w:rsidRPr="0047139F" w:rsidDel="FFFFFFFF">
                        <w:rPr>
                          <w:rFonts w:ascii="Cambria" w:hAnsi="Cambria"/>
                          <w:sz w:val="18"/>
                          <w:szCs w:val="18"/>
                        </w:rPr>
                        <w:t>, Canada</w:t>
                      </w:r>
                    </w:p>
                    <w:p w14:paraId="31B808B2" w14:textId="77777777" w:rsidR="00513520" w:rsidRPr="0047139F" w:rsidRDefault="00AC305E" w:rsidP="00A7233B">
                      <w:pPr>
                        <w:widowControl/>
                        <w:ind w:left="0" w:hanging="2"/>
                        <w:jc w:val="left"/>
                        <w:rPr>
                          <w:rFonts w:ascii="Cambria" w:eastAsia="SimSun" w:hAnsi="Cambria"/>
                          <w:color w:val="000000"/>
                          <w:sz w:val="18"/>
                          <w:szCs w:val="18"/>
                          <w:lang w:eastAsia="zh-CN"/>
                        </w:rPr>
                      </w:pPr>
                      <w:r w:rsidRPr="0047139F" w:rsidDel="FFFFFFFF">
                        <w:rPr>
                          <w:rFonts w:ascii="Cambria" w:eastAsia="SimSun" w:hAnsi="Cambria"/>
                          <w:color w:val="000000"/>
                          <w:sz w:val="18"/>
                          <w:szCs w:val="18"/>
                          <w:lang w:eastAsia="zh-CN"/>
                        </w:rPr>
                        <w:t>Rustam Shadiev, Nanjing Normal University, China</w:t>
                      </w:r>
                    </w:p>
                    <w:p w14:paraId="7C32685B" w14:textId="77777777" w:rsidR="00513520" w:rsidRPr="0047139F" w:rsidRDefault="00AC305E" w:rsidP="00A7233B">
                      <w:pPr>
                        <w:widowControl/>
                        <w:ind w:left="0" w:hanging="2"/>
                        <w:jc w:val="left"/>
                        <w:rPr>
                          <w:rFonts w:ascii="Cambria" w:eastAsia="SimSun" w:hAnsi="Cambria"/>
                          <w:color w:val="000000"/>
                          <w:sz w:val="18"/>
                          <w:szCs w:val="18"/>
                          <w:lang w:eastAsia="zh-CN"/>
                        </w:rPr>
                      </w:pPr>
                      <w:r w:rsidRPr="0047139F" w:rsidDel="FFFFFFFF">
                        <w:rPr>
                          <w:rFonts w:ascii="Cambria" w:eastAsia="SimSun" w:hAnsi="Cambria" w:hint="eastAsia"/>
                          <w:color w:val="000000"/>
                          <w:sz w:val="18"/>
                          <w:szCs w:val="18"/>
                          <w:lang w:eastAsia="zh-CN"/>
                        </w:rPr>
                        <w:t>Jun-Ming Su, N</w:t>
                      </w:r>
                      <w:r w:rsidRPr="0047139F" w:rsidDel="FFFFFFFF">
                        <w:rPr>
                          <w:rFonts w:ascii="Cambria" w:eastAsia="SimSun" w:hAnsi="Cambria"/>
                          <w:color w:val="000000"/>
                          <w:sz w:val="18"/>
                          <w:szCs w:val="18"/>
                          <w:lang w:eastAsia="zh-CN"/>
                        </w:rPr>
                        <w:t>ational University of Taiwan, Taiwan</w:t>
                      </w:r>
                      <w:r w:rsidRPr="0047139F" w:rsidDel="15477535">
                        <w:rPr>
                          <w:rFonts w:ascii="Cambria" w:eastAsia="SimSun" w:hAnsi="Cambria" w:hint="eastAsia"/>
                          <w:color w:val="000000"/>
                          <w:sz w:val="18"/>
                          <w:szCs w:val="18"/>
                          <w:lang w:eastAsia="zh-CN"/>
                        </w:rPr>
                        <w:t xml:space="preserve"> </w:t>
                      </w:r>
                    </w:p>
                    <w:p w14:paraId="34DA6724" w14:textId="77777777" w:rsidR="00513520" w:rsidRPr="0047139F" w:rsidRDefault="00513520" w:rsidP="003029B9">
                      <w:pPr>
                        <w:spacing w:line="180" w:lineRule="atLeast"/>
                        <w:ind w:left="0" w:hanging="2"/>
                        <w:rPr>
                          <w:rFonts w:ascii="Cambria" w:hAnsi="Cambria"/>
                          <w:sz w:val="18"/>
                          <w:szCs w:val="18"/>
                        </w:rPr>
                      </w:pPr>
                    </w:p>
                    <w:p w14:paraId="39B3A220" w14:textId="7A1E6865" w:rsidR="00513520" w:rsidRDefault="00AC305E" w:rsidP="003029B9">
                      <w:pPr>
                        <w:spacing w:line="180" w:lineRule="atLeast"/>
                        <w:ind w:left="0" w:hanging="2"/>
                        <w:rPr>
                          <w:rFonts w:ascii="Cambria" w:hAnsi="Cambria"/>
                          <w:b/>
                          <w:sz w:val="18"/>
                          <w:szCs w:val="18"/>
                        </w:rPr>
                      </w:pPr>
                      <w:r w:rsidRPr="0047139F" w:rsidDel="FFFFFFFF">
                        <w:rPr>
                          <w:rFonts w:ascii="Cambria" w:hAnsi="Cambria"/>
                          <w:b/>
                          <w:sz w:val="18"/>
                          <w:szCs w:val="18"/>
                        </w:rPr>
                        <w:t>Publicity Chairs</w:t>
                      </w:r>
                    </w:p>
                    <w:p w14:paraId="7B97EF16" w14:textId="77777777" w:rsidR="0047139F" w:rsidRPr="0047139F" w:rsidRDefault="0047139F" w:rsidP="003029B9">
                      <w:pPr>
                        <w:spacing w:line="180" w:lineRule="atLeast"/>
                        <w:ind w:left="0" w:hanging="2"/>
                        <w:rPr>
                          <w:rFonts w:ascii="Cambria" w:hAnsi="Cambria"/>
                          <w:sz w:val="18"/>
                          <w:szCs w:val="18"/>
                        </w:rPr>
                      </w:pPr>
                    </w:p>
                    <w:p w14:paraId="3B5F7B7E" w14:textId="36D1B687" w:rsidR="00513520" w:rsidRPr="0047139F" w:rsidRDefault="00AC305E" w:rsidP="00F533D0">
                      <w:pPr>
                        <w:widowControl/>
                        <w:ind w:left="0" w:hanging="2"/>
                        <w:jc w:val="left"/>
                        <w:rPr>
                          <w:rFonts w:ascii="Cambria" w:eastAsia="PMingLiU" w:hAnsi="Cambria"/>
                          <w:color w:val="000000"/>
                          <w:sz w:val="18"/>
                          <w:szCs w:val="18"/>
                          <w:lang w:eastAsia="zh-TW"/>
                        </w:rPr>
                      </w:pPr>
                      <w:proofErr w:type="spellStart"/>
                      <w:r w:rsidRPr="0047139F" w:rsidDel="FFFFFFFF">
                        <w:rPr>
                          <w:rFonts w:ascii="Cambria" w:eastAsia="PMingLiU" w:hAnsi="Cambria"/>
                          <w:color w:val="000000"/>
                          <w:sz w:val="18"/>
                          <w:szCs w:val="18"/>
                          <w:lang w:eastAsia="zh-TW"/>
                        </w:rPr>
                        <w:t>Hongxin</w:t>
                      </w:r>
                      <w:proofErr w:type="spellEnd"/>
                      <w:r w:rsidRPr="0047139F" w:rsidDel="FFFFFFFF">
                        <w:rPr>
                          <w:rFonts w:ascii="Cambria" w:eastAsia="PMingLiU" w:hAnsi="Cambria"/>
                          <w:color w:val="000000"/>
                          <w:sz w:val="18"/>
                          <w:szCs w:val="18"/>
                          <w:lang w:eastAsia="zh-TW"/>
                        </w:rPr>
                        <w:t xml:space="preserve"> Yan, </w:t>
                      </w:r>
                      <w:r w:rsidRPr="0047139F" w:rsidDel="FFFFFFFF">
                        <w:rPr>
                          <w:rFonts w:ascii="Cambria" w:eastAsia="SimSun" w:hAnsi="Cambria"/>
                          <w:color w:val="000000"/>
                          <w:sz w:val="18"/>
                          <w:szCs w:val="18"/>
                          <w:lang w:eastAsia="zh-CN"/>
                        </w:rPr>
                        <w:t>Athabasca</w:t>
                      </w:r>
                      <w:r w:rsidR="00E22767" w:rsidRPr="0047139F">
                        <w:rPr>
                          <w:rFonts w:ascii="Cambria" w:eastAsia="SimSun" w:hAnsi="Cambria"/>
                          <w:color w:val="000000"/>
                          <w:sz w:val="18"/>
                          <w:szCs w:val="18"/>
                          <w:lang w:eastAsia="zh-CN"/>
                        </w:rPr>
                        <w:t xml:space="preserve"> </w:t>
                      </w:r>
                      <w:r w:rsidRPr="0047139F" w:rsidDel="FFFFFFFF">
                        <w:rPr>
                          <w:rFonts w:ascii="Cambria" w:eastAsia="PMingLiU" w:hAnsi="Cambria"/>
                          <w:color w:val="000000"/>
                          <w:sz w:val="18"/>
                          <w:szCs w:val="18"/>
                          <w:lang w:eastAsia="zh-TW"/>
                        </w:rPr>
                        <w:t xml:space="preserve">University, Canada </w:t>
                      </w:r>
                    </w:p>
                    <w:p w14:paraId="591170C1" w14:textId="77777777" w:rsidR="00513520" w:rsidRPr="0047139F" w:rsidRDefault="00AC305E" w:rsidP="00A7233B">
                      <w:pPr>
                        <w:widowControl/>
                        <w:ind w:left="0" w:hanging="2"/>
                        <w:jc w:val="left"/>
                        <w:rPr>
                          <w:rFonts w:ascii="Cambria" w:eastAsia="SimSun" w:hAnsi="Cambria"/>
                          <w:color w:val="000000"/>
                          <w:sz w:val="18"/>
                          <w:szCs w:val="18"/>
                          <w:lang w:eastAsia="zh-CN"/>
                        </w:rPr>
                      </w:pPr>
                      <w:r w:rsidRPr="0047139F" w:rsidDel="FFFFFFFF">
                        <w:rPr>
                          <w:rFonts w:ascii="Cambria" w:eastAsia="SimSun" w:hAnsi="Cambria"/>
                          <w:color w:val="000000"/>
                          <w:sz w:val="18"/>
                          <w:szCs w:val="18"/>
                          <w:lang w:eastAsia="zh-CN"/>
                        </w:rPr>
                        <w:t xml:space="preserve">Saranya </w:t>
                      </w:r>
                      <w:proofErr w:type="spellStart"/>
                      <w:r w:rsidRPr="0047139F" w:rsidDel="FFFFFFFF">
                        <w:rPr>
                          <w:rFonts w:ascii="Cambria" w:eastAsia="SimSun" w:hAnsi="Cambria"/>
                          <w:color w:val="000000"/>
                          <w:sz w:val="18"/>
                          <w:szCs w:val="18"/>
                          <w:lang w:eastAsia="zh-CN"/>
                        </w:rPr>
                        <w:t>Saetang</w:t>
                      </w:r>
                      <w:proofErr w:type="spellEnd"/>
                      <w:r w:rsidRPr="0047139F" w:rsidDel="FFFFFFFF">
                        <w:rPr>
                          <w:rFonts w:ascii="Cambria" w:eastAsia="SimSun" w:hAnsi="Cambria"/>
                          <w:color w:val="000000"/>
                          <w:sz w:val="18"/>
                          <w:szCs w:val="18"/>
                          <w:lang w:eastAsia="zh-CN"/>
                        </w:rPr>
                        <w:t xml:space="preserve">, </w:t>
                      </w:r>
                      <w:proofErr w:type="spellStart"/>
                      <w:r w:rsidRPr="0047139F" w:rsidDel="FFFFFFFF">
                        <w:rPr>
                          <w:rFonts w:ascii="Cambria" w:eastAsia="SimSun" w:hAnsi="Cambria"/>
                          <w:color w:val="000000"/>
                          <w:sz w:val="18"/>
                          <w:szCs w:val="18"/>
                          <w:lang w:eastAsia="zh-CN"/>
                        </w:rPr>
                        <w:t>Kasetsart</w:t>
                      </w:r>
                      <w:proofErr w:type="spellEnd"/>
                      <w:r w:rsidRPr="0047139F" w:rsidDel="FFFFFFFF">
                        <w:rPr>
                          <w:rFonts w:ascii="Cambria" w:eastAsia="SimSun" w:hAnsi="Cambria"/>
                          <w:color w:val="000000"/>
                          <w:sz w:val="18"/>
                          <w:szCs w:val="18"/>
                          <w:lang w:eastAsia="zh-CN"/>
                        </w:rPr>
                        <w:t xml:space="preserve"> University,</w:t>
                      </w:r>
                      <w:r w:rsidRPr="0047139F" w:rsidDel="FFFFFFFF">
                        <w:rPr>
                          <w:rFonts w:ascii="Cambria" w:eastAsia="SimSun" w:hAnsi="Cambria" w:hint="eastAsia"/>
                          <w:color w:val="000000"/>
                          <w:sz w:val="18"/>
                          <w:szCs w:val="18"/>
                          <w:lang w:eastAsia="zh-CN"/>
                        </w:rPr>
                        <w:t xml:space="preserve"> </w:t>
                      </w:r>
                      <w:r w:rsidRPr="0047139F" w:rsidDel="FFFFFFFF">
                        <w:rPr>
                          <w:rFonts w:ascii="Cambria" w:eastAsia="SimSun" w:hAnsi="Cambria"/>
                          <w:color w:val="000000"/>
                          <w:sz w:val="18"/>
                          <w:szCs w:val="18"/>
                          <w:lang w:eastAsia="zh-CN"/>
                        </w:rPr>
                        <w:t>Thailand</w:t>
                      </w:r>
                    </w:p>
                    <w:p w14:paraId="0D1F901B" w14:textId="77777777" w:rsidR="00513520" w:rsidRPr="0047139F" w:rsidRDefault="00AC305E" w:rsidP="00A7233B">
                      <w:pPr>
                        <w:widowControl/>
                        <w:ind w:left="0" w:hanging="2"/>
                        <w:jc w:val="left"/>
                        <w:rPr>
                          <w:rFonts w:ascii="Cambria" w:eastAsia="SimSun" w:hAnsi="Cambria"/>
                          <w:color w:val="000000"/>
                          <w:sz w:val="18"/>
                          <w:szCs w:val="18"/>
                          <w:lang w:eastAsia="zh-CN"/>
                        </w:rPr>
                      </w:pPr>
                      <w:proofErr w:type="spellStart"/>
                      <w:r w:rsidRPr="0047139F" w:rsidDel="FFFFFFFF">
                        <w:rPr>
                          <w:rFonts w:ascii="Cambria" w:eastAsia="SimSun" w:hAnsi="Cambria"/>
                          <w:color w:val="000000"/>
                          <w:sz w:val="18"/>
                          <w:szCs w:val="18"/>
                          <w:lang w:eastAsia="zh-CN"/>
                        </w:rPr>
                        <w:t>Somchoke</w:t>
                      </w:r>
                      <w:proofErr w:type="spellEnd"/>
                      <w:r w:rsidRPr="0047139F" w:rsidDel="FFFFFFFF">
                        <w:rPr>
                          <w:rFonts w:ascii="Cambria" w:eastAsia="SimSun" w:hAnsi="Cambria"/>
                          <w:color w:val="000000"/>
                          <w:sz w:val="18"/>
                          <w:szCs w:val="18"/>
                          <w:lang w:eastAsia="zh-CN"/>
                        </w:rPr>
                        <w:t xml:space="preserve"> </w:t>
                      </w:r>
                      <w:proofErr w:type="spellStart"/>
                      <w:r w:rsidRPr="0047139F" w:rsidDel="FFFFFFFF">
                        <w:rPr>
                          <w:rFonts w:ascii="Cambria" w:eastAsia="SimSun" w:hAnsi="Cambria"/>
                          <w:color w:val="000000"/>
                          <w:sz w:val="18"/>
                          <w:szCs w:val="18"/>
                          <w:lang w:eastAsia="zh-CN"/>
                        </w:rPr>
                        <w:t>Ruengittinun</w:t>
                      </w:r>
                      <w:proofErr w:type="spellEnd"/>
                      <w:r w:rsidRPr="0047139F" w:rsidDel="FFFFFFFF">
                        <w:rPr>
                          <w:rFonts w:ascii="Cambria" w:eastAsia="SimSun" w:hAnsi="Cambria"/>
                          <w:color w:val="000000"/>
                          <w:sz w:val="18"/>
                          <w:szCs w:val="18"/>
                          <w:lang w:eastAsia="zh-CN"/>
                        </w:rPr>
                        <w:t xml:space="preserve">, </w:t>
                      </w:r>
                      <w:proofErr w:type="spellStart"/>
                      <w:r w:rsidRPr="0047139F" w:rsidDel="FFFFFFFF">
                        <w:rPr>
                          <w:rFonts w:ascii="Cambria" w:eastAsia="SimSun" w:hAnsi="Cambria"/>
                          <w:color w:val="000000"/>
                          <w:sz w:val="18"/>
                          <w:szCs w:val="18"/>
                          <w:lang w:eastAsia="zh-CN"/>
                        </w:rPr>
                        <w:t>Kasetsart</w:t>
                      </w:r>
                      <w:proofErr w:type="spellEnd"/>
                      <w:r w:rsidRPr="0047139F" w:rsidDel="FFFFFFFF">
                        <w:rPr>
                          <w:rFonts w:ascii="Cambria" w:eastAsia="SimSun" w:hAnsi="Cambria"/>
                          <w:color w:val="000000"/>
                          <w:sz w:val="18"/>
                          <w:szCs w:val="18"/>
                          <w:lang w:eastAsia="zh-CN"/>
                        </w:rPr>
                        <w:t xml:space="preserve"> University, Thailand</w:t>
                      </w:r>
                      <w:r w:rsidRPr="0047139F" w:rsidDel="FFFFFFFF">
                        <w:rPr>
                          <w:rFonts w:ascii="Cambria" w:eastAsia="SimSun" w:hAnsi="Cambria"/>
                          <w:color w:val="000000"/>
                          <w:sz w:val="18"/>
                          <w:szCs w:val="18"/>
                          <w:lang w:eastAsia="zh-CN"/>
                        </w:rPr>
                        <w:tab/>
                      </w:r>
                    </w:p>
                    <w:p w14:paraId="0EE8162E" w14:textId="6C31A95A" w:rsidR="00513520" w:rsidRDefault="00AC305E" w:rsidP="00F533D0">
                      <w:pPr>
                        <w:widowControl/>
                        <w:ind w:left="0" w:hanging="2"/>
                        <w:jc w:val="left"/>
                        <w:rPr>
                          <w:rFonts w:ascii="Cambria" w:eastAsia="SimSun" w:hAnsi="Cambria"/>
                          <w:color w:val="000000"/>
                          <w:sz w:val="18"/>
                          <w:szCs w:val="18"/>
                          <w:lang w:eastAsia="zh-CN"/>
                        </w:rPr>
                      </w:pPr>
                      <w:r w:rsidRPr="0047139F" w:rsidDel="FFFFFFFF">
                        <w:rPr>
                          <w:rFonts w:ascii="Cambria" w:eastAsia="SimSun" w:hAnsi="Cambria"/>
                          <w:color w:val="000000"/>
                          <w:sz w:val="18"/>
                          <w:szCs w:val="18"/>
                          <w:lang w:eastAsia="zh-CN"/>
                        </w:rPr>
                        <w:t>Tosh Yamamoto, Kansai University, Japan</w:t>
                      </w:r>
                    </w:p>
                    <w:p w14:paraId="483AE232" w14:textId="160485C9" w:rsidR="009623E6" w:rsidRDefault="009623E6" w:rsidP="00F533D0">
                      <w:pPr>
                        <w:widowControl/>
                        <w:ind w:left="0" w:hanging="2"/>
                        <w:jc w:val="left"/>
                        <w:rPr>
                          <w:rFonts w:ascii="Cambria" w:eastAsia="SimSun" w:hAnsi="Cambria"/>
                          <w:color w:val="000000"/>
                          <w:sz w:val="18"/>
                          <w:szCs w:val="18"/>
                          <w:lang w:eastAsia="zh-CN"/>
                        </w:rPr>
                      </w:pPr>
                    </w:p>
                    <w:p w14:paraId="468D3FE5" w14:textId="33D8FFCC" w:rsidR="009623E6" w:rsidRDefault="009623E6" w:rsidP="00F533D0">
                      <w:pPr>
                        <w:widowControl/>
                        <w:ind w:left="0" w:hanging="2"/>
                        <w:jc w:val="left"/>
                        <w:rPr>
                          <w:rFonts w:ascii="Cambria" w:eastAsia="SimSun" w:hAnsi="Cambria"/>
                          <w:color w:val="000000"/>
                          <w:sz w:val="18"/>
                          <w:szCs w:val="18"/>
                          <w:lang w:eastAsia="zh-CN"/>
                        </w:rPr>
                      </w:pPr>
                    </w:p>
                    <w:p w14:paraId="26D9F327" w14:textId="664AC2E5" w:rsidR="009623E6" w:rsidRPr="009623E6" w:rsidRDefault="009623E6" w:rsidP="009623E6">
                      <w:pPr>
                        <w:widowControl/>
                        <w:ind w:leftChars="0" w:left="0" w:firstLineChars="0" w:firstLine="0"/>
                        <w:jc w:val="left"/>
                        <w:rPr>
                          <w:rFonts w:ascii="Cambria" w:eastAsia="SimSun" w:hAnsi="Cambria"/>
                          <w:b/>
                          <w:bCs/>
                          <w:color w:val="000000"/>
                          <w:sz w:val="18"/>
                          <w:szCs w:val="18"/>
                          <w:lang w:eastAsia="zh-CN"/>
                        </w:rPr>
                      </w:pPr>
                      <w:r w:rsidRPr="009623E6">
                        <w:rPr>
                          <w:rFonts w:ascii="Cambria" w:eastAsia="SimSun" w:hAnsi="Cambria"/>
                          <w:b/>
                          <w:bCs/>
                          <w:color w:val="000000"/>
                          <w:sz w:val="18"/>
                          <w:szCs w:val="18"/>
                          <w:lang w:eastAsia="zh-CN"/>
                        </w:rPr>
                        <w:t>Technical Program Committee</w:t>
                      </w:r>
                    </w:p>
                    <w:p w14:paraId="5D23C2C7" w14:textId="3FF4223C" w:rsidR="009623E6" w:rsidRDefault="009623E6" w:rsidP="009623E6">
                      <w:pPr>
                        <w:widowControl/>
                        <w:ind w:leftChars="0" w:left="0" w:firstLineChars="0" w:firstLine="0"/>
                        <w:jc w:val="left"/>
                        <w:rPr>
                          <w:rFonts w:ascii="Cambria" w:eastAsia="SimSun" w:hAnsi="Cambria"/>
                          <w:color w:val="000000"/>
                          <w:sz w:val="18"/>
                          <w:szCs w:val="18"/>
                          <w:lang w:eastAsia="zh-CN"/>
                        </w:rPr>
                      </w:pPr>
                    </w:p>
                    <w:p w14:paraId="13D23EC0" w14:textId="5A6876B6" w:rsidR="009623E6" w:rsidRDefault="009623E6" w:rsidP="009623E6">
                      <w:pPr>
                        <w:widowControl/>
                        <w:ind w:leftChars="0" w:left="0" w:firstLineChars="0" w:firstLine="0"/>
                        <w:jc w:val="left"/>
                        <w:rPr>
                          <w:rFonts w:ascii="Cambria" w:eastAsia="SimSun" w:hAnsi="Cambria"/>
                          <w:color w:val="000000"/>
                          <w:sz w:val="18"/>
                          <w:szCs w:val="18"/>
                          <w:lang w:eastAsia="zh-CN"/>
                        </w:rPr>
                      </w:pPr>
                      <w:r>
                        <w:rPr>
                          <w:rFonts w:ascii="Cambria" w:eastAsia="SimSun" w:hAnsi="Cambria"/>
                          <w:color w:val="000000"/>
                          <w:sz w:val="18"/>
                          <w:szCs w:val="18"/>
                          <w:lang w:eastAsia="zh-CN"/>
                        </w:rPr>
                        <w:t>(to be added)</w:t>
                      </w:r>
                    </w:p>
                    <w:p w14:paraId="749EF8A2" w14:textId="11B55ADC" w:rsidR="009623E6" w:rsidRDefault="009623E6" w:rsidP="009623E6">
                      <w:pPr>
                        <w:widowControl/>
                        <w:ind w:leftChars="0" w:left="0" w:firstLineChars="0" w:firstLine="0"/>
                        <w:jc w:val="left"/>
                        <w:rPr>
                          <w:rFonts w:ascii="Cambria" w:eastAsia="SimSun" w:hAnsi="Cambria"/>
                          <w:color w:val="000000"/>
                          <w:sz w:val="18"/>
                          <w:szCs w:val="18"/>
                          <w:lang w:eastAsia="zh-CN"/>
                        </w:rPr>
                      </w:pPr>
                    </w:p>
                    <w:p w14:paraId="756B7512" w14:textId="391BC0CC" w:rsidR="009623E6" w:rsidRPr="009623E6" w:rsidRDefault="009623E6" w:rsidP="009623E6">
                      <w:pPr>
                        <w:widowControl/>
                        <w:ind w:leftChars="0" w:left="0" w:firstLineChars="0" w:firstLine="0"/>
                        <w:jc w:val="left"/>
                        <w:rPr>
                          <w:rFonts w:ascii="Cambria" w:eastAsia="SimSun" w:hAnsi="Cambria"/>
                          <w:b/>
                          <w:bCs/>
                          <w:color w:val="000000"/>
                          <w:sz w:val="18"/>
                          <w:szCs w:val="18"/>
                          <w:lang w:eastAsia="zh-CN"/>
                        </w:rPr>
                      </w:pPr>
                      <w:r w:rsidRPr="009623E6">
                        <w:rPr>
                          <w:rFonts w:ascii="Cambria" w:eastAsia="SimSun" w:hAnsi="Cambria"/>
                          <w:b/>
                          <w:bCs/>
                          <w:color w:val="000000"/>
                          <w:sz w:val="18"/>
                          <w:szCs w:val="18"/>
                          <w:lang w:eastAsia="zh-CN"/>
                        </w:rPr>
                        <w:t>Advisory Committee</w:t>
                      </w:r>
                    </w:p>
                    <w:p w14:paraId="78C022A7" w14:textId="7DFE6AFB" w:rsidR="009623E6" w:rsidRDefault="009623E6" w:rsidP="009623E6">
                      <w:pPr>
                        <w:widowControl/>
                        <w:ind w:leftChars="0" w:left="0" w:firstLineChars="0" w:firstLine="0"/>
                        <w:jc w:val="left"/>
                        <w:rPr>
                          <w:rFonts w:ascii="Cambria" w:eastAsia="SimSun" w:hAnsi="Cambria"/>
                          <w:color w:val="000000"/>
                          <w:sz w:val="18"/>
                          <w:szCs w:val="18"/>
                          <w:lang w:eastAsia="zh-CN"/>
                        </w:rPr>
                      </w:pPr>
                    </w:p>
                    <w:p w14:paraId="245B2B60" w14:textId="2A2CAEF9" w:rsidR="009623E6" w:rsidRPr="0047139F" w:rsidRDefault="009623E6" w:rsidP="009623E6">
                      <w:pPr>
                        <w:widowControl/>
                        <w:ind w:leftChars="0" w:left="0" w:firstLineChars="0" w:firstLine="0"/>
                        <w:jc w:val="left"/>
                        <w:rPr>
                          <w:rFonts w:ascii="Cambria" w:eastAsia="SimSun" w:hAnsi="Cambria"/>
                          <w:color w:val="000000"/>
                          <w:sz w:val="18"/>
                          <w:szCs w:val="18"/>
                          <w:lang w:eastAsia="zh-CN"/>
                        </w:rPr>
                      </w:pPr>
                      <w:r>
                        <w:rPr>
                          <w:rFonts w:ascii="Cambria" w:eastAsia="SimSun" w:hAnsi="Cambria"/>
                          <w:color w:val="000000"/>
                          <w:sz w:val="18"/>
                          <w:szCs w:val="18"/>
                          <w:lang w:eastAsia="zh-CN"/>
                        </w:rPr>
                        <w:t xml:space="preserve">(to be added) </w:t>
                      </w:r>
                    </w:p>
                    <w:p w14:paraId="78A7A94A" w14:textId="77777777" w:rsidR="00513520" w:rsidRPr="0047139F" w:rsidRDefault="00513520" w:rsidP="001E6C1A">
                      <w:pPr>
                        <w:widowControl/>
                        <w:ind w:leftChars="0" w:left="0" w:firstLineChars="0" w:firstLine="0"/>
                        <w:jc w:val="left"/>
                        <w:rPr>
                          <w:rFonts w:ascii="Cambria" w:eastAsia="SimSun" w:hAnsi="Cambria"/>
                          <w:color w:val="000000"/>
                          <w:sz w:val="18"/>
                          <w:szCs w:val="18"/>
                          <w:lang w:eastAsia="zh-CN"/>
                        </w:rPr>
                      </w:pPr>
                    </w:p>
                    <w:p w14:paraId="75102CDE" w14:textId="77777777" w:rsidR="00513520" w:rsidRPr="0047139F" w:rsidRDefault="00513520" w:rsidP="00D32395">
                      <w:pPr>
                        <w:widowControl/>
                        <w:ind w:left="0" w:hanging="2"/>
                        <w:jc w:val="left"/>
                        <w:rPr>
                          <w:rFonts w:ascii="Cambria" w:eastAsia="SimSun" w:hAnsi="Cambria"/>
                          <w:color w:val="000000"/>
                          <w:sz w:val="18"/>
                          <w:szCs w:val="18"/>
                          <w:lang w:eastAsia="zh-CN"/>
                        </w:rPr>
                      </w:pPr>
                    </w:p>
                    <w:p w14:paraId="1DD774C9" w14:textId="3D9EDCA6" w:rsidR="0047139F" w:rsidRPr="0047139F" w:rsidRDefault="0047139F" w:rsidP="0047139F">
                      <w:pPr>
                        <w:widowControl/>
                        <w:ind w:leftChars="0" w:left="0" w:firstLineChars="0" w:firstLine="0"/>
                        <w:jc w:val="left"/>
                        <w:rPr>
                          <w:rFonts w:ascii="Cambria" w:eastAsia="SimSun" w:hAnsi="Cambria"/>
                          <w:bCs/>
                          <w:color w:val="000000"/>
                          <w:sz w:val="18"/>
                          <w:szCs w:val="18"/>
                          <w:lang w:eastAsia="zh-CN"/>
                        </w:rPr>
                      </w:pPr>
                    </w:p>
                  </w:txbxContent>
                </v:textbox>
                <w10:wrap anchorx="margin"/>
              </v:shape>
            </w:pict>
          </mc:Fallback>
        </mc:AlternateContent>
      </w:r>
    </w:p>
    <w:p w14:paraId="63100730"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78F0AB07"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43DE2FA4"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3DD68969"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6A624B06" w14:textId="09255986"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57E502C4"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07A7EE07"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50632755"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06E8C8D7"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2B6D953B"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2602C9F5"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540A8775"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32FB69F9"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721D4075"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673EC1E3"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6DA10531"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55511FF0"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24430CD6"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3B502EA1"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0E19BBDF"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0C490446"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6835B5FD"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6F938C77"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0A809E1B"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033E2271"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01BBF81C"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232A0059"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1D5C2D52"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74437090"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5A4232FB"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38AAABF7"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0693E1F9"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7250CC9E"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20C6CE53"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05E602A0"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63FF57A4"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55D20C2A"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76297C13"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3089D66C"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32F3A7E8" w14:textId="266555FB"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487D2B60" w14:textId="47519F08"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04F5CF48" w14:textId="400B06FA"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651DA29E"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sectPr w:rsidR="00513520">
          <w:headerReference w:type="even" r:id="rId8"/>
          <w:headerReference w:type="default" r:id="rId9"/>
          <w:footerReference w:type="even" r:id="rId10"/>
          <w:footerReference w:type="default" r:id="rId11"/>
          <w:headerReference w:type="first" r:id="rId12"/>
          <w:footerReference w:type="first" r:id="rId13"/>
          <w:pgSz w:w="14578" w:h="20639"/>
          <w:pgMar w:top="851" w:right="851" w:bottom="1134" w:left="851" w:header="851" w:footer="992" w:gutter="0"/>
          <w:pgNumType w:start="1"/>
          <w:cols w:space="720" w:equalWidth="0">
            <w:col w:w="8640"/>
          </w:cols>
        </w:sectPr>
      </w:pPr>
    </w:p>
    <w:p w14:paraId="3CF480B5" w14:textId="68537780" w:rsidR="00513520" w:rsidRDefault="00513520">
      <w:pPr>
        <w:pBdr>
          <w:top w:val="nil"/>
          <w:left w:val="nil"/>
          <w:bottom w:val="nil"/>
          <w:right w:val="nil"/>
          <w:between w:val="nil"/>
        </w:pBdr>
        <w:spacing w:line="240" w:lineRule="auto"/>
        <w:ind w:left="0" w:hanging="2"/>
        <w:rPr>
          <w:color w:val="000000"/>
          <w:szCs w:val="21"/>
        </w:rPr>
      </w:pPr>
    </w:p>
    <w:p w14:paraId="0AFA7C85" w14:textId="00A2637F" w:rsidR="00513520" w:rsidRDefault="00AE2120">
      <w:pPr>
        <w:pBdr>
          <w:top w:val="nil"/>
          <w:left w:val="nil"/>
          <w:bottom w:val="nil"/>
          <w:right w:val="nil"/>
          <w:between w:val="nil"/>
        </w:pBdr>
        <w:spacing w:line="240" w:lineRule="auto"/>
        <w:ind w:left="0" w:hanging="2"/>
        <w:rPr>
          <w:color w:val="000000"/>
          <w:szCs w:val="21"/>
        </w:rPr>
      </w:pPr>
      <w:bookmarkStart w:id="6" w:name="_gjdgxs" w:colFirst="0" w:colLast="0"/>
      <w:bookmarkEnd w:id="6"/>
      <w:r>
        <w:rPr>
          <w:noProof/>
          <w:lang w:eastAsia="zh-CN"/>
        </w:rPr>
        <mc:AlternateContent>
          <mc:Choice Requires="wps">
            <w:drawing>
              <wp:anchor distT="0" distB="0" distL="114300" distR="114300" simplePos="0" relativeHeight="251661312" behindDoc="0" locked="0" layoutInCell="1" hidden="0" allowOverlap="1" wp14:anchorId="7CA21A6F" wp14:editId="5D015D88">
                <wp:simplePos x="0" y="0"/>
                <wp:positionH relativeFrom="margin">
                  <wp:posOffset>3503930</wp:posOffset>
                </wp:positionH>
                <wp:positionV relativeFrom="paragraph">
                  <wp:posOffset>412439</wp:posOffset>
                </wp:positionV>
                <wp:extent cx="4331335" cy="914400"/>
                <wp:effectExtent l="0" t="0" r="12065" b="12700"/>
                <wp:wrapNone/>
                <wp:docPr id="1026" name="文字方塊 1026"/>
                <wp:cNvGraphicFramePr/>
                <a:graphic xmlns:a="http://schemas.openxmlformats.org/drawingml/2006/main">
                  <a:graphicData uri="http://schemas.microsoft.com/office/word/2010/wordprocessingShape">
                    <wps:wsp>
                      <wps:cNvSpPr txBox="1"/>
                      <wps:spPr>
                        <a:xfrm>
                          <a:off x="0" y="0"/>
                          <a:ext cx="4331335" cy="914400"/>
                        </a:xfrm>
                        <a:prstGeom prst="rect">
                          <a:avLst/>
                        </a:prstGeom>
                        <a:solidFill>
                          <a:srgbClr val="CCFFFF"/>
                        </a:solidFill>
                        <a:ln w="9525" cap="flat" cmpd="sng" algn="ctr">
                          <a:solidFill>
                            <a:srgbClr val="4D4D4D"/>
                          </a:solidFill>
                          <a:miter lim="800000"/>
                          <a:headEnd/>
                          <a:tailEnd/>
                        </a:ln>
                      </wps:spPr>
                      <wps:txbx>
                        <w:txbxContent>
                          <w:p w14:paraId="37799E58" w14:textId="77777777" w:rsidR="00513520" w:rsidRPr="00AE2120" w:rsidRDefault="00AC305E" w:rsidP="00DF2F87">
                            <w:pPr>
                              <w:spacing w:line="240" w:lineRule="atLeast"/>
                              <w:ind w:left="0" w:hanging="2"/>
                              <w:rPr>
                                <w:rFonts w:ascii="Times New Roman" w:hAnsi="Times New Roman"/>
                                <w:szCs w:val="21"/>
                              </w:rPr>
                            </w:pPr>
                            <w:r w:rsidRPr="00AE2120" w:rsidDel="FFFFFFFF">
                              <w:rPr>
                                <w:rFonts w:ascii="Times New Roman" w:hAnsi="Times New Roman"/>
                                <w:b/>
                                <w:szCs w:val="21"/>
                              </w:rPr>
                              <w:t>IMPORTANTDATES</w:t>
                            </w:r>
                          </w:p>
                          <w:p w14:paraId="6C87F52F" w14:textId="2290CB6B" w:rsidR="00DE5C05" w:rsidRPr="00AE2120" w:rsidRDefault="00AC305E" w:rsidP="00CB586C">
                            <w:pPr>
                              <w:ind w:left="0" w:hanging="2"/>
                              <w:rPr>
                                <w:rFonts w:ascii="Times New Roman" w:eastAsia="PMingLiU" w:hAnsi="Times New Roman"/>
                                <w:b/>
                                <w:szCs w:val="21"/>
                                <w:lang w:eastAsia="zh-TW"/>
                              </w:rPr>
                            </w:pPr>
                            <w:r w:rsidRPr="00AE2120" w:rsidDel="FFFFFFFF">
                              <w:rPr>
                                <w:rFonts w:ascii="Times New Roman" w:hAnsi="Times New Roman"/>
                                <w:b/>
                                <w:szCs w:val="21"/>
                              </w:rPr>
                              <w:t>Paper Submission</w:t>
                            </w:r>
                            <w:r w:rsidR="00BA19D4" w:rsidRPr="00AE2120">
                              <w:rPr>
                                <w:rFonts w:ascii="Times New Roman" w:hAnsi="Times New Roman"/>
                                <w:b/>
                                <w:szCs w:val="21"/>
                              </w:rPr>
                              <w:t xml:space="preserve"> due</w:t>
                            </w:r>
                            <w:r w:rsidRPr="00AE2120" w:rsidDel="FFFFFFFF">
                              <w:rPr>
                                <w:rFonts w:ascii="Times New Roman" w:hAnsi="Times New Roman"/>
                                <w:b/>
                                <w:szCs w:val="21"/>
                              </w:rPr>
                              <w:t xml:space="preserve">: </w:t>
                            </w:r>
                            <w:r w:rsidR="00AE2120">
                              <w:rPr>
                                <w:rFonts w:ascii="Times New Roman" w:hAnsi="Times New Roman"/>
                                <w:b/>
                                <w:szCs w:val="21"/>
                              </w:rPr>
                              <w:t xml:space="preserve"> </w:t>
                            </w:r>
                            <w:r w:rsidRPr="00AE2120" w:rsidDel="FFFFFFFF">
                              <w:rPr>
                                <w:rFonts w:ascii="Times New Roman" w:eastAsia="PMingLiU" w:hAnsi="Times New Roman"/>
                                <w:b/>
                                <w:szCs w:val="21"/>
                                <w:lang w:eastAsia="zh-TW"/>
                              </w:rPr>
                              <w:t>March</w:t>
                            </w:r>
                            <w:r w:rsidRPr="00AE2120" w:rsidDel="FFFFFFFF">
                              <w:rPr>
                                <w:rFonts w:ascii="Times New Roman" w:hAnsi="Times New Roman"/>
                                <w:b/>
                                <w:szCs w:val="21"/>
                              </w:rPr>
                              <w:t xml:space="preserve"> 10, 2020</w:t>
                            </w:r>
                            <w:r w:rsidRPr="00AE2120" w:rsidDel="FFFFFFFF">
                              <w:rPr>
                                <w:rFonts w:ascii="Times New Roman" w:hAnsi="Times New Roman"/>
                                <w:b/>
                                <w:szCs w:val="21"/>
                              </w:rPr>
                              <w:tab/>
                            </w:r>
                            <w:r w:rsidRPr="00AE2120" w:rsidDel="FFFFFFFF">
                              <w:rPr>
                                <w:rFonts w:ascii="Times New Roman" w:hAnsi="Times New Roman"/>
                                <w:b/>
                                <w:szCs w:val="21"/>
                              </w:rPr>
                              <w:tab/>
                            </w:r>
                            <w:r w:rsidRPr="00AE2120" w:rsidDel="FFFFFFFF">
                              <w:rPr>
                                <w:rFonts w:ascii="Times New Roman" w:eastAsia="PMingLiU" w:hAnsi="Times New Roman"/>
                                <w:b/>
                                <w:szCs w:val="21"/>
                                <w:lang w:eastAsia="zh-TW"/>
                              </w:rPr>
                              <w:t xml:space="preserve">             </w:t>
                            </w:r>
                          </w:p>
                          <w:p w14:paraId="4FBC7846" w14:textId="2B84D94B" w:rsidR="00513520" w:rsidRPr="00AE2120" w:rsidRDefault="00AC305E" w:rsidP="00CB586C">
                            <w:pPr>
                              <w:ind w:left="0" w:hanging="2"/>
                              <w:rPr>
                                <w:rFonts w:ascii="Times New Roman" w:hAnsi="Times New Roman"/>
                                <w:szCs w:val="21"/>
                              </w:rPr>
                            </w:pPr>
                            <w:r w:rsidRPr="00AE2120" w:rsidDel="FFFFFFFF">
                              <w:rPr>
                                <w:rFonts w:ascii="Times New Roman" w:hAnsi="Times New Roman"/>
                                <w:b/>
                                <w:szCs w:val="21"/>
                              </w:rPr>
                              <w:t xml:space="preserve">Author Notification: </w:t>
                            </w:r>
                            <w:r w:rsidR="00AE2120">
                              <w:rPr>
                                <w:rFonts w:ascii="Times New Roman" w:hAnsi="Times New Roman"/>
                                <w:b/>
                                <w:szCs w:val="21"/>
                              </w:rPr>
                              <w:t xml:space="preserve">      </w:t>
                            </w:r>
                            <w:r w:rsidRPr="00AE2120" w:rsidDel="FFFFFFFF">
                              <w:rPr>
                                <w:rFonts w:ascii="Times New Roman" w:hAnsi="Times New Roman"/>
                                <w:b/>
                                <w:szCs w:val="21"/>
                              </w:rPr>
                              <w:t>April 1, 2020</w:t>
                            </w:r>
                          </w:p>
                          <w:p w14:paraId="47C5299D" w14:textId="10BFDCC3" w:rsidR="00DE5C05" w:rsidRPr="00AE2120" w:rsidRDefault="00AC305E" w:rsidP="00E22767">
                            <w:pPr>
                              <w:ind w:left="0" w:hanging="2"/>
                              <w:rPr>
                                <w:rFonts w:ascii="Times New Roman" w:hAnsi="Times New Roman"/>
                                <w:b/>
                                <w:szCs w:val="21"/>
                              </w:rPr>
                            </w:pPr>
                            <w:r w:rsidRPr="00AE2120" w:rsidDel="FFFFFFFF">
                              <w:rPr>
                                <w:rFonts w:ascii="Times New Roman" w:hAnsi="Times New Roman"/>
                                <w:b/>
                                <w:szCs w:val="21"/>
                              </w:rPr>
                              <w:t xml:space="preserve">Final Manuscript Due: </w:t>
                            </w:r>
                            <w:r w:rsidR="00AE2120">
                              <w:rPr>
                                <w:rFonts w:ascii="Times New Roman" w:hAnsi="Times New Roman"/>
                                <w:b/>
                                <w:szCs w:val="21"/>
                              </w:rPr>
                              <w:t xml:space="preserve">  </w:t>
                            </w:r>
                            <w:r w:rsidRPr="00AE2120" w:rsidDel="FFFFFFFF">
                              <w:rPr>
                                <w:rFonts w:ascii="Times New Roman" w:hAnsi="Times New Roman"/>
                                <w:b/>
                                <w:szCs w:val="21"/>
                              </w:rPr>
                              <w:t>May 10, 2020</w:t>
                            </w:r>
                            <w:r w:rsidRPr="00AE2120" w:rsidDel="FFFFFFFF">
                              <w:rPr>
                                <w:rFonts w:ascii="Times New Roman" w:hAnsi="Times New Roman"/>
                                <w:b/>
                                <w:szCs w:val="21"/>
                              </w:rPr>
                              <w:tab/>
                            </w:r>
                            <w:r w:rsidRPr="00AE2120" w:rsidDel="FFFFFFFF">
                              <w:rPr>
                                <w:rFonts w:ascii="Times New Roman" w:hAnsi="Times New Roman"/>
                                <w:b/>
                                <w:szCs w:val="21"/>
                              </w:rPr>
                              <w:tab/>
                            </w:r>
                            <w:r w:rsidRPr="00AE2120" w:rsidDel="FFFFFFFF">
                              <w:rPr>
                                <w:rFonts w:ascii="Times New Roman" w:hAnsi="Times New Roman"/>
                                <w:b/>
                                <w:szCs w:val="21"/>
                              </w:rPr>
                              <w:tab/>
                            </w:r>
                          </w:p>
                          <w:p w14:paraId="32D9E70C" w14:textId="36D5EBD5" w:rsidR="00513520" w:rsidRPr="00AE2120" w:rsidRDefault="00AC305E" w:rsidP="00E22767">
                            <w:pPr>
                              <w:ind w:left="0" w:hanging="2"/>
                              <w:rPr>
                                <w:rFonts w:ascii="Times New Roman" w:eastAsia="MS Mincho" w:hAnsi="Times New Roman"/>
                                <w:szCs w:val="21"/>
                              </w:rPr>
                            </w:pPr>
                            <w:r w:rsidRPr="00AE2120" w:rsidDel="FFFFFFFF">
                              <w:rPr>
                                <w:rFonts w:ascii="Times New Roman" w:hAnsi="Times New Roman"/>
                                <w:b/>
                                <w:szCs w:val="21"/>
                              </w:rPr>
                              <w:t>Early Registration Due: May 10, 2020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CA21A6F" id="文字方塊 1026" o:spid="_x0000_s1029" type="#_x0000_t202" style="position:absolute;left:0;text-align:left;margin-left:275.9pt;margin-top:32.5pt;width:341.05pt;height:1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" fillcolor="#cff" strokecolor="#4d4d4d">
                <v:textbox>
                  <w:txbxContent>
                    <w:p w14:paraId="37799E58" w14:textId="77777777" w:rsidR="00513520" w:rsidRPr="00AE2120" w:rsidRDefault="00AC305E" w:rsidP="00DF2F87">
                      <w:pPr>
                        <w:spacing w:line="240" w:lineRule="atLeast"/>
                        <w:ind w:left="0" w:hanging="2"/>
                        <w:rPr>
                          <w:rFonts w:ascii="Times New Roman" w:hAnsi="Times New Roman"/>
                          <w:szCs w:val="21"/>
                        </w:rPr>
                      </w:pPr>
                      <w:r w:rsidRPr="00AE2120" w:rsidDel="FFFFFFFF">
                        <w:rPr>
                          <w:rFonts w:ascii="Times New Roman" w:hAnsi="Times New Roman"/>
                          <w:b/>
                          <w:szCs w:val="21"/>
                        </w:rPr>
                        <w:t>IMPORTANTDATES</w:t>
                      </w:r>
                    </w:p>
                    <w:p w14:paraId="6C87F52F" w14:textId="2290CB6B" w:rsidR="00DE5C05" w:rsidRPr="00AE2120" w:rsidRDefault="00AC305E" w:rsidP="00CB586C">
                      <w:pPr>
                        <w:ind w:left="0" w:hanging="2"/>
                        <w:rPr>
                          <w:rFonts w:ascii="Times New Roman" w:eastAsia="PMingLiU" w:hAnsi="Times New Roman"/>
                          <w:b/>
                          <w:szCs w:val="21"/>
                          <w:lang w:eastAsia="zh-TW"/>
                        </w:rPr>
                      </w:pPr>
                      <w:r w:rsidRPr="00AE2120" w:rsidDel="FFFFFFFF">
                        <w:rPr>
                          <w:rFonts w:ascii="Times New Roman" w:hAnsi="Times New Roman"/>
                          <w:b/>
                          <w:szCs w:val="21"/>
                        </w:rPr>
                        <w:t>Paper Submission</w:t>
                      </w:r>
                      <w:r w:rsidR="00BA19D4" w:rsidRPr="00AE2120">
                        <w:rPr>
                          <w:rFonts w:ascii="Times New Roman" w:hAnsi="Times New Roman"/>
                          <w:b/>
                          <w:szCs w:val="21"/>
                        </w:rPr>
                        <w:t xml:space="preserve"> due</w:t>
                      </w:r>
                      <w:r w:rsidRPr="00AE2120" w:rsidDel="FFFFFFFF">
                        <w:rPr>
                          <w:rFonts w:ascii="Times New Roman" w:hAnsi="Times New Roman"/>
                          <w:b/>
                          <w:szCs w:val="21"/>
                        </w:rPr>
                        <w:t xml:space="preserve">: </w:t>
                      </w:r>
                      <w:r w:rsidR="00AE2120">
                        <w:rPr>
                          <w:rFonts w:ascii="Times New Roman" w:hAnsi="Times New Roman"/>
                          <w:b/>
                          <w:szCs w:val="21"/>
                        </w:rPr>
                        <w:t xml:space="preserve"> </w:t>
                      </w:r>
                      <w:r w:rsidRPr="00AE2120" w:rsidDel="FFFFFFFF">
                        <w:rPr>
                          <w:rFonts w:ascii="Times New Roman" w:eastAsia="PMingLiU" w:hAnsi="Times New Roman"/>
                          <w:b/>
                          <w:szCs w:val="21"/>
                          <w:lang w:eastAsia="zh-TW"/>
                        </w:rPr>
                        <w:t>March</w:t>
                      </w:r>
                      <w:r w:rsidRPr="00AE2120" w:rsidDel="FFFFFFFF">
                        <w:rPr>
                          <w:rFonts w:ascii="Times New Roman" w:hAnsi="Times New Roman"/>
                          <w:b/>
                          <w:szCs w:val="21"/>
                        </w:rPr>
                        <w:t xml:space="preserve"> 10, 2020</w:t>
                      </w:r>
                      <w:r w:rsidRPr="00AE2120" w:rsidDel="FFFFFFFF">
                        <w:rPr>
                          <w:rFonts w:ascii="Times New Roman" w:hAnsi="Times New Roman"/>
                          <w:b/>
                          <w:szCs w:val="21"/>
                        </w:rPr>
                        <w:tab/>
                      </w:r>
                      <w:r w:rsidRPr="00AE2120" w:rsidDel="FFFFFFFF">
                        <w:rPr>
                          <w:rFonts w:ascii="Times New Roman" w:hAnsi="Times New Roman"/>
                          <w:b/>
                          <w:szCs w:val="21"/>
                        </w:rPr>
                        <w:tab/>
                      </w:r>
                      <w:r w:rsidRPr="00AE2120" w:rsidDel="FFFFFFFF">
                        <w:rPr>
                          <w:rFonts w:ascii="Times New Roman" w:eastAsia="PMingLiU" w:hAnsi="Times New Roman"/>
                          <w:b/>
                          <w:szCs w:val="21"/>
                          <w:lang w:eastAsia="zh-TW"/>
                        </w:rPr>
                        <w:t xml:space="preserve">             </w:t>
                      </w:r>
                    </w:p>
                    <w:p w14:paraId="4FBC7846" w14:textId="2B84D94B" w:rsidR="00513520" w:rsidRPr="00AE2120" w:rsidRDefault="00AC305E" w:rsidP="00CB586C">
                      <w:pPr>
                        <w:ind w:left="0" w:hanging="2"/>
                        <w:rPr>
                          <w:rFonts w:ascii="Times New Roman" w:hAnsi="Times New Roman"/>
                          <w:szCs w:val="21"/>
                        </w:rPr>
                      </w:pPr>
                      <w:r w:rsidRPr="00AE2120" w:rsidDel="FFFFFFFF">
                        <w:rPr>
                          <w:rFonts w:ascii="Times New Roman" w:hAnsi="Times New Roman"/>
                          <w:b/>
                          <w:szCs w:val="21"/>
                        </w:rPr>
                        <w:t xml:space="preserve">Author Notification: </w:t>
                      </w:r>
                      <w:r w:rsidR="00AE2120">
                        <w:rPr>
                          <w:rFonts w:ascii="Times New Roman" w:hAnsi="Times New Roman"/>
                          <w:b/>
                          <w:szCs w:val="21"/>
                        </w:rPr>
                        <w:t xml:space="preserve">      </w:t>
                      </w:r>
                      <w:r w:rsidRPr="00AE2120" w:rsidDel="FFFFFFFF">
                        <w:rPr>
                          <w:rFonts w:ascii="Times New Roman" w:hAnsi="Times New Roman"/>
                          <w:b/>
                          <w:szCs w:val="21"/>
                        </w:rPr>
                        <w:t>April 1, 2020</w:t>
                      </w:r>
                    </w:p>
                    <w:p w14:paraId="47C5299D" w14:textId="10BFDCC3" w:rsidR="00DE5C05" w:rsidRPr="00AE2120" w:rsidRDefault="00AC305E" w:rsidP="00E22767">
                      <w:pPr>
                        <w:ind w:left="0" w:hanging="2"/>
                        <w:rPr>
                          <w:rFonts w:ascii="Times New Roman" w:hAnsi="Times New Roman"/>
                          <w:b/>
                          <w:szCs w:val="21"/>
                        </w:rPr>
                      </w:pPr>
                      <w:r w:rsidRPr="00AE2120" w:rsidDel="FFFFFFFF">
                        <w:rPr>
                          <w:rFonts w:ascii="Times New Roman" w:hAnsi="Times New Roman"/>
                          <w:b/>
                          <w:szCs w:val="21"/>
                        </w:rPr>
                        <w:t xml:space="preserve">Final Manuscript Due: </w:t>
                      </w:r>
                      <w:r w:rsidR="00AE2120">
                        <w:rPr>
                          <w:rFonts w:ascii="Times New Roman" w:hAnsi="Times New Roman"/>
                          <w:b/>
                          <w:szCs w:val="21"/>
                        </w:rPr>
                        <w:t xml:space="preserve">  </w:t>
                      </w:r>
                      <w:r w:rsidRPr="00AE2120" w:rsidDel="FFFFFFFF">
                        <w:rPr>
                          <w:rFonts w:ascii="Times New Roman" w:hAnsi="Times New Roman"/>
                          <w:b/>
                          <w:szCs w:val="21"/>
                        </w:rPr>
                        <w:t>May 10, 2020</w:t>
                      </w:r>
                      <w:r w:rsidRPr="00AE2120" w:rsidDel="FFFFFFFF">
                        <w:rPr>
                          <w:rFonts w:ascii="Times New Roman" w:hAnsi="Times New Roman"/>
                          <w:b/>
                          <w:szCs w:val="21"/>
                        </w:rPr>
                        <w:tab/>
                      </w:r>
                      <w:r w:rsidRPr="00AE2120" w:rsidDel="FFFFFFFF">
                        <w:rPr>
                          <w:rFonts w:ascii="Times New Roman" w:hAnsi="Times New Roman"/>
                          <w:b/>
                          <w:szCs w:val="21"/>
                        </w:rPr>
                        <w:tab/>
                      </w:r>
                      <w:r w:rsidRPr="00AE2120" w:rsidDel="FFFFFFFF">
                        <w:rPr>
                          <w:rFonts w:ascii="Times New Roman" w:hAnsi="Times New Roman"/>
                          <w:b/>
                          <w:szCs w:val="21"/>
                        </w:rPr>
                        <w:tab/>
                      </w:r>
                    </w:p>
                    <w:p w14:paraId="32D9E70C" w14:textId="36D5EBD5" w:rsidR="00513520" w:rsidRPr="00AE2120" w:rsidRDefault="00AC305E" w:rsidP="00E22767">
                      <w:pPr>
                        <w:ind w:left="0" w:hanging="2"/>
                        <w:rPr>
                          <w:rFonts w:ascii="Times New Roman" w:eastAsia="MS Mincho" w:hAnsi="Times New Roman"/>
                          <w:szCs w:val="21"/>
                        </w:rPr>
                      </w:pPr>
                      <w:r w:rsidRPr="00AE2120" w:rsidDel="FFFFFFFF">
                        <w:rPr>
                          <w:rFonts w:ascii="Times New Roman" w:hAnsi="Times New Roman"/>
                          <w:b/>
                          <w:szCs w:val="21"/>
                        </w:rPr>
                        <w:t>Early Registration Due: May 10, 2020</w:t>
                      </w:r>
                    </w:p>
                  </w:txbxContent>
                </v:textbox>
                <w10:wrap anchorx="margin"/>
              </v:shape>
            </w:pict>
          </mc:Fallback>
        </mc:AlternateContent>
      </w:r>
      <w:r>
        <w:rPr>
          <w:noProof/>
          <w:lang w:eastAsia="zh-CN"/>
        </w:rPr>
        <mc:AlternateContent>
          <mc:Choice Requires="wps">
            <w:drawing>
              <wp:anchor distT="0" distB="0" distL="114300" distR="114300" simplePos="0" relativeHeight="251662336" behindDoc="0" locked="0" layoutInCell="1" hidden="0" allowOverlap="1" wp14:anchorId="468C51B1" wp14:editId="70CFB77B">
                <wp:simplePos x="0" y="0"/>
                <wp:positionH relativeFrom="margin">
                  <wp:posOffset>3216910</wp:posOffset>
                </wp:positionH>
                <wp:positionV relativeFrom="paragraph">
                  <wp:posOffset>1362075</wp:posOffset>
                </wp:positionV>
                <wp:extent cx="4818380" cy="2375535"/>
                <wp:effectExtent l="0" t="0" r="0" b="0"/>
                <wp:wrapNone/>
                <wp:docPr id="1028" name="文字方塊 1028"/>
                <wp:cNvGraphicFramePr/>
                <a:graphic xmlns:a="http://schemas.openxmlformats.org/drawingml/2006/main">
                  <a:graphicData uri="http://schemas.microsoft.com/office/word/2010/wordprocessingShape">
                    <wps:wsp>
                      <wps:cNvSpPr txBox="1"/>
                      <wps:spPr>
                        <a:xfrm>
                          <a:off x="0" y="0"/>
                          <a:ext cx="4818380" cy="2375535"/>
                        </a:xfrm>
                        <a:prstGeom prst="rect">
                          <a:avLst/>
                        </a:prstGeom>
                        <a:solidFill>
                          <a:srgbClr val="EEECE1"/>
                        </a:solidFill>
                        <a:ln w="9525" cap="flat" cmpd="sng" algn="ctr">
                          <a:noFill/>
                          <a:miter lim="800000"/>
                          <a:headEnd/>
                          <a:tailEnd/>
                        </a:ln>
                      </wps:spPr>
                      <wps:txbx>
                        <w:txbxContent>
                          <w:p w14:paraId="4086F064" w14:textId="77777777" w:rsidR="00513520" w:rsidRPr="00AE2120" w:rsidRDefault="00AC305E" w:rsidP="00566C92">
                            <w:pPr>
                              <w:spacing w:line="240" w:lineRule="atLeast"/>
                              <w:ind w:left="0" w:hanging="2"/>
                              <w:rPr>
                                <w:rFonts w:ascii="Times New Roman" w:hAnsi="Times New Roman"/>
                                <w:szCs w:val="21"/>
                              </w:rPr>
                            </w:pPr>
                            <w:r w:rsidRPr="00AE2120" w:rsidDel="FFFFFFFF">
                              <w:rPr>
                                <w:rFonts w:ascii="Times New Roman" w:hAnsi="Times New Roman"/>
                                <w:b/>
                                <w:szCs w:val="21"/>
                              </w:rPr>
                              <w:t>MANUSCRIPT FORMAT</w:t>
                            </w:r>
                          </w:p>
                          <w:p w14:paraId="3E30DD0F" w14:textId="158A7047" w:rsidR="00DE5C05" w:rsidRPr="00AE2120" w:rsidRDefault="00AC305E" w:rsidP="00B40FF6">
                            <w:pPr>
                              <w:spacing w:line="200" w:lineRule="atLeast"/>
                              <w:ind w:left="0" w:hanging="2"/>
                              <w:rPr>
                                <w:rFonts w:ascii="Times New Roman" w:eastAsia="MS Mincho" w:hAnsi="Times New Roman"/>
                                <w:color w:val="000000"/>
                                <w:szCs w:val="21"/>
                                <w:lang w:val="en-GB"/>
                              </w:rPr>
                            </w:pPr>
                            <w:r w:rsidRPr="00AE2120" w:rsidDel="FFFFFFFF">
                              <w:rPr>
                                <w:rFonts w:ascii="Times New Roman" w:hAnsi="Times New Roman"/>
                                <w:color w:val="000000"/>
                                <w:szCs w:val="21"/>
                                <w:lang w:val="en-GB"/>
                              </w:rPr>
                              <w:t>The Workshop paper should be 4-6 pages, following the same Paper Submission Guidelines</w:t>
                            </w:r>
                            <w:r w:rsidR="00DE5C05" w:rsidRPr="00AE2120">
                              <w:rPr>
                                <w:rFonts w:ascii="Times New Roman" w:hAnsi="Times New Roman"/>
                                <w:color w:val="000000"/>
                                <w:szCs w:val="21"/>
                                <w:lang w:val="en-GB"/>
                              </w:rPr>
                              <w:t xml:space="preserve"> </w:t>
                            </w:r>
                            <w:r w:rsidR="00595C43" w:rsidRPr="00AE2120">
                              <w:rPr>
                                <w:rFonts w:ascii="Times New Roman" w:hAnsi="Times New Roman"/>
                                <w:color w:val="000000"/>
                                <w:szCs w:val="21"/>
                                <w:lang w:val="en-GB"/>
                              </w:rPr>
                              <w:t xml:space="preserve"> </w:t>
                            </w:r>
                            <w:r w:rsidRPr="00AE2120" w:rsidDel="FFFFFFFF">
                              <w:rPr>
                                <w:rFonts w:ascii="Times New Roman" w:hAnsi="Times New Roman"/>
                                <w:color w:val="000000"/>
                                <w:szCs w:val="21"/>
                                <w:lang w:val="en-GB"/>
                              </w:rPr>
                              <w:t>as the main</w:t>
                            </w:r>
                            <w:r w:rsidR="003C420F" w:rsidRPr="00AE2120">
                              <w:rPr>
                                <w:rFonts w:ascii="Times New Roman" w:hAnsi="Times New Roman"/>
                                <w:color w:val="000000"/>
                                <w:szCs w:val="21"/>
                                <w:lang w:val="en-GB"/>
                              </w:rPr>
                              <w:t xml:space="preserve"> </w:t>
                            </w:r>
                            <w:r w:rsidR="00AE2120" w:rsidRPr="00AE2120">
                              <w:rPr>
                                <w:rFonts w:ascii="Times New Roman" w:hAnsi="Times New Roman"/>
                                <w:color w:val="000000"/>
                                <w:szCs w:val="21"/>
                                <w:lang w:val="en-GB"/>
                              </w:rPr>
                              <w:t>c</w:t>
                            </w:r>
                            <w:r w:rsidRPr="00AE2120" w:rsidDel="FFFFFFFF">
                              <w:rPr>
                                <w:rFonts w:ascii="Times New Roman" w:hAnsi="Times New Roman"/>
                                <w:color w:val="000000"/>
                                <w:szCs w:val="21"/>
                                <w:lang w:val="en-GB"/>
                              </w:rPr>
                              <w:t>ongress papers</w:t>
                            </w:r>
                            <w:ins w:id="7" w:author="Rustam Sh" w:date="2019-10-25T11:52:00Z">
                              <w:r w:rsidR="00753FD0" w:rsidRPr="00AE2120">
                                <w:rPr>
                                  <w:rFonts w:ascii="Times New Roman" w:hAnsi="Times New Roman"/>
                                  <w:color w:val="000000"/>
                                  <w:szCs w:val="21"/>
                                  <w:lang w:val="en-GB"/>
                                </w:rPr>
                                <w:t xml:space="preserve"> </w:t>
                              </w:r>
                              <w:r w:rsidR="00753FD0" w:rsidRPr="00AE2120" w:rsidDel="FFFFFFFF">
                                <w:rPr>
                                  <w:rFonts w:ascii="Times New Roman" w:hAnsi="Times New Roman"/>
                                  <w:color w:val="000000"/>
                                  <w:szCs w:val="21"/>
                                  <w:lang w:val="en-GB"/>
                                </w:rPr>
                                <w:t>(http://cyber-science.org/2020/)</w:t>
                              </w:r>
                            </w:ins>
                            <w:r w:rsidRPr="00AE2120" w:rsidDel="FFFFFFFF">
                              <w:rPr>
                                <w:rFonts w:ascii="Times New Roman" w:hAnsi="Times New Roman"/>
                                <w:color w:val="000000"/>
                                <w:szCs w:val="21"/>
                                <w:lang w:val="en-GB"/>
                              </w:rPr>
                              <w:t xml:space="preserve">. </w:t>
                            </w:r>
                            <w:r w:rsidR="00B40FF6" w:rsidRPr="00AE2120">
                              <w:rPr>
                                <w:rFonts w:ascii="Times New Roman" w:eastAsia="MS Mincho" w:hAnsi="Times New Roman"/>
                                <w:color w:val="000000"/>
                                <w:szCs w:val="21"/>
                                <w:lang w:val="en-GB"/>
                              </w:rPr>
                              <w:t xml:space="preserve"> </w:t>
                            </w:r>
                          </w:p>
                          <w:p w14:paraId="3B518EB3" w14:textId="5FD9B63B" w:rsidR="00513520" w:rsidRPr="00AE2120" w:rsidRDefault="00AC305E" w:rsidP="00CB586C">
                            <w:pPr>
                              <w:spacing w:line="200" w:lineRule="atLeast"/>
                              <w:ind w:left="0" w:hanging="2"/>
                              <w:rPr>
                                <w:rFonts w:ascii="Times New Roman" w:hAnsi="Times New Roman"/>
                                <w:szCs w:val="21"/>
                              </w:rPr>
                            </w:pPr>
                            <w:r w:rsidRPr="00AE2120" w:rsidDel="FFFFFFFF">
                              <w:rPr>
                                <w:rFonts w:ascii="Times New Roman" w:hAnsi="Times New Roman"/>
                                <w:b/>
                                <w:szCs w:val="21"/>
                              </w:rPr>
                              <w:t>SUBMISSION DETAILS</w:t>
                            </w:r>
                          </w:p>
                          <w:p w14:paraId="2FD40E1C" w14:textId="61E6B99C" w:rsidR="00513520" w:rsidRPr="00AE2120" w:rsidRDefault="00AC305E" w:rsidP="00DE5C05">
                            <w:pPr>
                              <w:spacing w:line="200" w:lineRule="atLeast"/>
                              <w:ind w:left="0" w:hanging="2"/>
                              <w:rPr>
                                <w:rFonts w:ascii="Times New Roman" w:hAnsi="Times New Roman"/>
                                <w:color w:val="000000"/>
                                <w:szCs w:val="21"/>
                                <w:lang w:val="en-GB"/>
                              </w:rPr>
                            </w:pPr>
                            <w:r w:rsidRPr="00AE2120" w:rsidDel="FFFFFFFF">
                              <w:rPr>
                                <w:rFonts w:ascii="Times New Roman" w:hAnsi="Times New Roman"/>
                                <w:color w:val="000000"/>
                                <w:szCs w:val="21"/>
                                <w:lang w:val="en-GB"/>
                              </w:rPr>
                              <w:t>Submissions should represent original</w:t>
                            </w:r>
                            <w:r w:rsidR="003C420F" w:rsidRPr="00AE2120">
                              <w:rPr>
                                <w:rFonts w:ascii="Times New Roman" w:hAnsi="Times New Roman"/>
                                <w:color w:val="000000"/>
                                <w:szCs w:val="21"/>
                                <w:lang w:val="en-GB"/>
                              </w:rPr>
                              <w:t xml:space="preserve"> </w:t>
                            </w:r>
                            <w:r w:rsidRPr="00AE2120" w:rsidDel="FFFFFFFF">
                              <w:rPr>
                                <w:rFonts w:ascii="Times New Roman" w:hAnsi="Times New Roman"/>
                                <w:color w:val="000000"/>
                                <w:szCs w:val="21"/>
                                <w:lang w:val="en-GB"/>
                              </w:rPr>
                              <w:t>and</w:t>
                            </w:r>
                            <w:r w:rsidR="003C420F" w:rsidRPr="00AE2120">
                              <w:rPr>
                                <w:rFonts w:ascii="Times New Roman" w:hAnsi="Times New Roman"/>
                                <w:color w:val="000000"/>
                                <w:szCs w:val="21"/>
                                <w:lang w:val="en-GB"/>
                              </w:rPr>
                              <w:t xml:space="preserve"> </w:t>
                            </w:r>
                            <w:r w:rsidRPr="00AE2120" w:rsidDel="FFFFFFFF">
                              <w:rPr>
                                <w:rFonts w:ascii="Times New Roman" w:hAnsi="Times New Roman"/>
                                <w:color w:val="000000"/>
                                <w:szCs w:val="21"/>
                                <w:lang w:val="en-GB"/>
                              </w:rPr>
                              <w:t xml:space="preserve">substantive research results. We will not accept any paper which, at the time of submission, is under review for or has already been published (or accepted) for publication in another conference or journal. All papers will be refereed by at least two members of the </w:t>
                            </w:r>
                            <w:r w:rsidR="00B40FF6" w:rsidRPr="00AE2120">
                              <w:rPr>
                                <w:rFonts w:ascii="Times New Roman" w:hAnsi="Times New Roman"/>
                                <w:color w:val="000000"/>
                                <w:szCs w:val="21"/>
                                <w:lang w:val="en-GB"/>
                              </w:rPr>
                              <w:t xml:space="preserve">technical </w:t>
                            </w:r>
                            <w:r w:rsidRPr="00AE2120" w:rsidDel="FFFFFFFF">
                              <w:rPr>
                                <w:rFonts w:ascii="Times New Roman" w:hAnsi="Times New Roman"/>
                                <w:color w:val="000000"/>
                                <w:szCs w:val="21"/>
                                <w:lang w:val="en-GB"/>
                              </w:rPr>
                              <w:t xml:space="preserve">program committee. </w:t>
                            </w:r>
                            <w:r w:rsidRPr="00AE2120" w:rsidDel="FFFFFFFF">
                              <w:rPr>
                                <w:rFonts w:ascii="Times New Roman" w:hAnsi="Times New Roman"/>
                                <w:szCs w:val="21"/>
                              </w:rPr>
                              <w:t xml:space="preserve">Submitted papers will be carefully evaluated </w:t>
                            </w:r>
                            <w:r w:rsidRPr="00AE2120" w:rsidDel="FFFFFFFF">
                              <w:rPr>
                                <w:rFonts w:ascii="Times New Roman" w:hAnsi="Times New Roman"/>
                                <w:color w:val="000000"/>
                                <w:szCs w:val="21"/>
                              </w:rPr>
                              <w:t xml:space="preserve">based on originality, </w:t>
                            </w:r>
                            <w:r w:rsidRPr="00AE2120" w:rsidDel="FFFFFFFF">
                              <w:rPr>
                                <w:rFonts w:ascii="Times New Roman" w:hAnsi="Times New Roman"/>
                                <w:color w:val="000000"/>
                                <w:szCs w:val="21"/>
                                <w:lang w:val="en-GB"/>
                              </w:rPr>
                              <w:t>significance, technical soundness, and clarity of exposition.</w:t>
                            </w:r>
                            <w:r w:rsidR="00325402" w:rsidRPr="00AE2120">
                              <w:rPr>
                                <w:rFonts w:ascii="Times New Roman" w:hAnsi="Times New Roman" w:hint="eastAsia"/>
                                <w:color w:val="000000"/>
                                <w:szCs w:val="21"/>
                                <w:lang w:val="en-GB" w:eastAsia="zh-TW"/>
                              </w:rPr>
                              <w:t xml:space="preserve"> </w:t>
                            </w:r>
                            <w:r w:rsidRPr="00AE2120" w:rsidDel="FFFFFFFF">
                              <w:rPr>
                                <w:rFonts w:ascii="Times New Roman" w:hAnsi="Times New Roman"/>
                                <w:color w:val="000000"/>
                                <w:szCs w:val="21"/>
                                <w:lang w:val="en-GB"/>
                              </w:rPr>
                              <w:t>Authors should submit their manuscripts in PDF format</w:t>
                            </w:r>
                            <w:r w:rsidR="003C420F" w:rsidRPr="00AE2120">
                              <w:rPr>
                                <w:rFonts w:ascii="Times New Roman" w:hAnsi="Times New Roman"/>
                                <w:color w:val="000000"/>
                                <w:szCs w:val="21"/>
                                <w:lang w:val="en-GB"/>
                              </w:rPr>
                              <w:t xml:space="preserve"> </w:t>
                            </w:r>
                            <w:r w:rsidRPr="00AE2120" w:rsidDel="FFFFFFFF">
                              <w:rPr>
                                <w:rFonts w:ascii="Times New Roman" w:hAnsi="Times New Roman"/>
                                <w:color w:val="000000"/>
                                <w:szCs w:val="21"/>
                                <w:lang w:val="en-GB"/>
                              </w:rPr>
                              <w:t>through</w:t>
                            </w:r>
                            <w:r w:rsidR="003C420F" w:rsidRPr="00AE2120">
                              <w:rPr>
                                <w:rFonts w:ascii="Times New Roman" w:hAnsi="Times New Roman"/>
                                <w:color w:val="000000"/>
                                <w:szCs w:val="21"/>
                                <w:lang w:val="en-GB"/>
                              </w:rPr>
                              <w:t xml:space="preserve"> </w:t>
                            </w:r>
                            <w:r w:rsidRPr="00AE2120" w:rsidDel="FFFFFFFF">
                              <w:rPr>
                                <w:rFonts w:ascii="Times New Roman" w:hAnsi="Times New Roman"/>
                                <w:color w:val="000000"/>
                                <w:szCs w:val="21"/>
                                <w:lang w:val="en-GB"/>
                              </w:rPr>
                              <w:t>the</w:t>
                            </w:r>
                            <w:r w:rsidR="00AE2120" w:rsidRPr="00AE2120">
                              <w:rPr>
                                <w:rFonts w:ascii="Times New Roman" w:hAnsi="Times New Roman"/>
                                <w:color w:val="000000"/>
                                <w:szCs w:val="21"/>
                                <w:lang w:val="en-GB"/>
                              </w:rPr>
                              <w:t xml:space="preserve"> c</w:t>
                            </w:r>
                            <w:r w:rsidRPr="00AE2120" w:rsidDel="FFFFFFFF">
                              <w:rPr>
                                <w:rFonts w:ascii="Times New Roman" w:hAnsi="Times New Roman"/>
                                <w:color w:val="000000"/>
                                <w:szCs w:val="21"/>
                                <w:lang w:val="en-GB"/>
                              </w:rPr>
                              <w:t xml:space="preserve">ongress website (http://cyber-science.org/2020/). If authors have any queries on submissions, please contact </w:t>
                            </w:r>
                            <w:r w:rsidR="00685356" w:rsidRPr="00AE2120">
                              <w:rPr>
                                <w:rFonts w:ascii="Times New Roman" w:hAnsi="Times New Roman"/>
                                <w:color w:val="000000"/>
                                <w:szCs w:val="21"/>
                                <w:lang w:val="en-GB"/>
                              </w:rPr>
                              <w:t xml:space="preserve">Dr. </w:t>
                            </w:r>
                            <w:r w:rsidR="00685356" w:rsidRPr="00AE2120" w:rsidDel="FFFFFFFF">
                              <w:rPr>
                                <w:rFonts w:ascii="Times New Roman" w:hAnsi="Times New Roman"/>
                                <w:color w:val="000000"/>
                                <w:szCs w:val="21"/>
                                <w:lang w:val="en-GB"/>
                              </w:rPr>
                              <w:t>Ali Dewan</w:t>
                            </w:r>
                            <w:r w:rsidR="00AD31CC" w:rsidRPr="00AE2120">
                              <w:rPr>
                                <w:rFonts w:ascii="Times New Roman" w:hAnsi="Times New Roman"/>
                                <w:color w:val="000000"/>
                                <w:szCs w:val="21"/>
                                <w:lang w:val="en-GB"/>
                              </w:rPr>
                              <w:t xml:space="preserve"> </w:t>
                            </w:r>
                            <w:r w:rsidR="00685356" w:rsidRPr="00AE2120">
                              <w:rPr>
                                <w:rFonts w:ascii="Times New Roman" w:hAnsi="Times New Roman"/>
                                <w:color w:val="000000"/>
                                <w:szCs w:val="21"/>
                                <w:lang w:val="en-GB"/>
                              </w:rPr>
                              <w:t>(adewan@athabascau.ca)</w:t>
                            </w:r>
                            <w:r w:rsidR="00685356" w:rsidRPr="00AE2120" w:rsidDel="FFFFFFFF">
                              <w:rPr>
                                <w:rFonts w:ascii="Times New Roman" w:hAnsi="Times New Roman"/>
                                <w:color w:val="000000"/>
                                <w:szCs w:val="21"/>
                                <w:lang w:val="en-GB"/>
                              </w:rPr>
                              <w:t xml:space="preserve">, </w:t>
                            </w:r>
                            <w:r w:rsidR="00325402" w:rsidRPr="00AE2120">
                              <w:rPr>
                                <w:rFonts w:ascii="Times New Roman" w:hAnsi="Times New Roman"/>
                                <w:color w:val="000000"/>
                                <w:szCs w:val="21"/>
                                <w:lang w:val="en-GB"/>
                              </w:rPr>
                              <w:t xml:space="preserve">Dr. Rustam </w:t>
                            </w:r>
                            <w:proofErr w:type="spellStart"/>
                            <w:r w:rsidR="00325402" w:rsidRPr="00AE2120">
                              <w:rPr>
                                <w:rFonts w:ascii="Times New Roman" w:hAnsi="Times New Roman"/>
                                <w:color w:val="000000"/>
                                <w:szCs w:val="21"/>
                                <w:lang w:val="en-GB"/>
                              </w:rPr>
                              <w:t>Shadiev</w:t>
                            </w:r>
                            <w:proofErr w:type="spellEnd"/>
                            <w:r w:rsidR="00325402" w:rsidRPr="00AE2120">
                              <w:rPr>
                                <w:rFonts w:ascii="Times New Roman" w:hAnsi="Times New Roman"/>
                                <w:color w:val="000000"/>
                                <w:szCs w:val="21"/>
                                <w:lang w:val="en-GB"/>
                              </w:rPr>
                              <w:t xml:space="preserve"> (</w:t>
                            </w:r>
                            <w:r w:rsidR="00595C43" w:rsidRPr="00AE2120">
                              <w:rPr>
                                <w:rFonts w:ascii="Times New Roman" w:hAnsi="Times New Roman"/>
                                <w:color w:val="000000"/>
                                <w:szCs w:val="21"/>
                                <w:lang w:val="en-GB"/>
                              </w:rPr>
                              <w:t>rustamsh@gmail.com</w:t>
                            </w:r>
                            <w:r w:rsidR="00325402" w:rsidRPr="00AE2120">
                              <w:rPr>
                                <w:rFonts w:ascii="Times New Roman" w:hAnsi="Times New Roman"/>
                                <w:color w:val="000000"/>
                                <w:szCs w:val="21"/>
                                <w:lang w:val="en-GB"/>
                              </w:rPr>
                              <w:t>),</w:t>
                            </w:r>
                            <w:r w:rsidR="00595C43" w:rsidRPr="00AE2120">
                              <w:rPr>
                                <w:rFonts w:ascii="Times New Roman" w:hAnsi="Times New Roman"/>
                                <w:color w:val="000000"/>
                                <w:szCs w:val="21"/>
                                <w:lang w:val="en-GB"/>
                              </w:rPr>
                              <w:t xml:space="preserve"> </w:t>
                            </w:r>
                            <w:proofErr w:type="spellStart"/>
                            <w:r w:rsidRPr="00AE2120" w:rsidDel="FFFFFFFF">
                              <w:rPr>
                                <w:rFonts w:ascii="Times New Roman" w:hAnsi="Times New Roman"/>
                                <w:color w:val="000000"/>
                                <w:szCs w:val="21"/>
                                <w:lang w:val="en-GB"/>
                              </w:rPr>
                              <w:t>Dr.</w:t>
                            </w:r>
                            <w:proofErr w:type="spellEnd"/>
                            <w:r w:rsidRPr="00AE2120" w:rsidDel="FFFFFFFF">
                              <w:rPr>
                                <w:rFonts w:ascii="Times New Roman" w:hAnsi="Times New Roman"/>
                                <w:color w:val="000000"/>
                                <w:szCs w:val="21"/>
                                <w:lang w:val="en-GB"/>
                              </w:rPr>
                              <w:t xml:space="preserve"> Wu-</w:t>
                            </w:r>
                            <w:proofErr w:type="spellStart"/>
                            <w:r w:rsidRPr="00AE2120" w:rsidDel="FFFFFFFF">
                              <w:rPr>
                                <w:rFonts w:ascii="Times New Roman" w:hAnsi="Times New Roman"/>
                                <w:color w:val="000000"/>
                                <w:szCs w:val="21"/>
                                <w:lang w:val="en-GB"/>
                              </w:rPr>
                              <w:t>Yuin</w:t>
                            </w:r>
                            <w:proofErr w:type="spellEnd"/>
                            <w:r w:rsidRPr="00AE2120" w:rsidDel="FFFFFFFF">
                              <w:rPr>
                                <w:rFonts w:ascii="Times New Roman" w:hAnsi="Times New Roman"/>
                                <w:color w:val="000000"/>
                                <w:szCs w:val="21"/>
                                <w:lang w:val="en-GB"/>
                              </w:rPr>
                              <w:t xml:space="preserve"> Hwang (</w:t>
                            </w:r>
                            <w:hyperlink r:id="rId14" w:history="1">
                              <w:r w:rsidRPr="00AE2120" w:rsidDel="FFFFFFFF">
                                <w:rPr>
                                  <w:rFonts w:ascii="Times New Roman" w:hAnsi="Times New Roman"/>
                                  <w:color w:val="000000"/>
                                  <w:szCs w:val="21"/>
                                  <w:lang w:val="en-GB"/>
                                </w:rPr>
                                <w:t>wyhwang@cc.ncu.edu.tw</w:t>
                              </w:r>
                            </w:hyperlink>
                            <w:r w:rsidRPr="00AE2120" w:rsidDel="FFFFFFFF">
                              <w:rPr>
                                <w:rFonts w:ascii="Times New Roman" w:hAnsi="Times New Roman"/>
                                <w:color w:val="000000"/>
                                <w:szCs w:val="21"/>
                                <w:lang w:val="en-GB"/>
                              </w:rPr>
                              <w:t xml:space="preserve">) or </w:t>
                            </w:r>
                            <w:proofErr w:type="spellStart"/>
                            <w:r w:rsidRPr="00AE2120" w:rsidDel="FFFFFFFF">
                              <w:rPr>
                                <w:rFonts w:ascii="Times New Roman" w:hAnsi="Times New Roman"/>
                                <w:color w:val="000000"/>
                                <w:szCs w:val="21"/>
                                <w:lang w:val="en-GB"/>
                              </w:rPr>
                              <w:t>Dr.</w:t>
                            </w:r>
                            <w:proofErr w:type="spellEnd"/>
                            <w:r w:rsidRPr="00AE2120" w:rsidDel="FFFFFFFF">
                              <w:rPr>
                                <w:rFonts w:ascii="Times New Roman" w:hAnsi="Times New Roman"/>
                                <w:color w:val="000000"/>
                                <w:szCs w:val="21"/>
                                <w:lang w:val="en-GB"/>
                              </w:rPr>
                              <w:t xml:space="preserve"> Oscar Lin</w:t>
                            </w:r>
                            <w:r w:rsidR="00AD31CC" w:rsidRPr="00AE2120">
                              <w:rPr>
                                <w:rFonts w:ascii="Times New Roman" w:hAnsi="Times New Roman"/>
                                <w:color w:val="000000"/>
                                <w:szCs w:val="21"/>
                                <w:lang w:val="en-GB"/>
                              </w:rPr>
                              <w:t xml:space="preserve"> </w:t>
                            </w:r>
                            <w:r w:rsidRPr="00AE2120" w:rsidDel="FFFFFFFF">
                              <w:rPr>
                                <w:rFonts w:ascii="Times New Roman" w:hAnsi="Times New Roman"/>
                                <w:color w:val="000000"/>
                                <w:szCs w:val="21"/>
                                <w:lang w:val="en-GB"/>
                              </w:rPr>
                              <w:t>(</w:t>
                            </w:r>
                            <w:hyperlink r:id="rId15" w:history="1">
                              <w:r w:rsidRPr="00AE2120" w:rsidDel="FFFFFFFF">
                                <w:rPr>
                                  <w:rFonts w:ascii="Times New Roman" w:hAnsi="Times New Roman"/>
                                  <w:color w:val="000000"/>
                                  <w:szCs w:val="21"/>
                                  <w:lang w:val="en-GB"/>
                                </w:rPr>
                                <w:t>oscarl@athabascau.ca</w:t>
                              </w:r>
                            </w:hyperlink>
                            <w:r w:rsidRPr="00AE2120" w:rsidDel="FFFFFFFF">
                              <w:rPr>
                                <w:rFonts w:ascii="Times New Roman" w:hAnsi="Times New Roman"/>
                                <w:color w:val="000000"/>
                                <w:szCs w:val="21"/>
                                <w:lang w:val="en-GB"/>
                              </w:rPr>
                              <w: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68C51B1" id="文字方塊 1028" o:spid="_x0000_s1030" type="#_x0000_t202" style="position:absolute;left:0;text-align:left;margin-left:253.3pt;margin-top:107.25pt;width:379.4pt;height:187.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" fillcolor="#eeece1" stroked="f">
                <v:textbox>
                  <w:txbxContent>
                    <w:p w14:paraId="4086F064" w14:textId="77777777" w:rsidR="00513520" w:rsidRPr="00AE2120" w:rsidRDefault="00AC305E" w:rsidP="00566C92">
                      <w:pPr>
                        <w:spacing w:line="240" w:lineRule="atLeast"/>
                        <w:ind w:left="0" w:hanging="2"/>
                        <w:rPr>
                          <w:rFonts w:ascii="Times New Roman" w:hAnsi="Times New Roman"/>
                          <w:szCs w:val="21"/>
                        </w:rPr>
                      </w:pPr>
                      <w:r w:rsidRPr="00AE2120" w:rsidDel="FFFFFFFF">
                        <w:rPr>
                          <w:rFonts w:ascii="Times New Roman" w:hAnsi="Times New Roman"/>
                          <w:b/>
                          <w:szCs w:val="21"/>
                        </w:rPr>
                        <w:t>MANUSCRIPT FORMAT</w:t>
                      </w:r>
                    </w:p>
                    <w:p w14:paraId="3E30DD0F" w14:textId="158A7047" w:rsidR="00DE5C05" w:rsidRPr="00AE2120" w:rsidRDefault="00AC305E" w:rsidP="00B40FF6">
                      <w:pPr>
                        <w:spacing w:line="200" w:lineRule="atLeast"/>
                        <w:ind w:left="0" w:hanging="2"/>
                        <w:rPr>
                          <w:rFonts w:ascii="Times New Roman" w:eastAsia="MS Mincho" w:hAnsi="Times New Roman"/>
                          <w:color w:val="000000"/>
                          <w:szCs w:val="21"/>
                          <w:lang w:val="en-GB"/>
                        </w:rPr>
                      </w:pPr>
                      <w:r w:rsidRPr="00AE2120" w:rsidDel="FFFFFFFF">
                        <w:rPr>
                          <w:rFonts w:ascii="Times New Roman" w:hAnsi="Times New Roman"/>
                          <w:color w:val="000000"/>
                          <w:szCs w:val="21"/>
                          <w:lang w:val="en-GB"/>
                        </w:rPr>
                        <w:t>The Workshop paper should be 4-6 pages, following the same Paper Submission Guidelines</w:t>
                      </w:r>
                      <w:r w:rsidR="00DE5C05" w:rsidRPr="00AE2120">
                        <w:rPr>
                          <w:rFonts w:ascii="Times New Roman" w:hAnsi="Times New Roman"/>
                          <w:color w:val="000000"/>
                          <w:szCs w:val="21"/>
                          <w:lang w:val="en-GB"/>
                        </w:rPr>
                        <w:t xml:space="preserve"> </w:t>
                      </w:r>
                      <w:r w:rsidR="00595C43" w:rsidRPr="00AE2120">
                        <w:rPr>
                          <w:rFonts w:ascii="Times New Roman" w:hAnsi="Times New Roman"/>
                          <w:color w:val="000000"/>
                          <w:szCs w:val="21"/>
                          <w:lang w:val="en-GB"/>
                        </w:rPr>
                        <w:t xml:space="preserve"> </w:t>
                      </w:r>
                      <w:r w:rsidRPr="00AE2120" w:rsidDel="FFFFFFFF">
                        <w:rPr>
                          <w:rFonts w:ascii="Times New Roman" w:hAnsi="Times New Roman"/>
                          <w:color w:val="000000"/>
                          <w:szCs w:val="21"/>
                          <w:lang w:val="en-GB"/>
                        </w:rPr>
                        <w:t>as the main</w:t>
                      </w:r>
                      <w:r w:rsidR="003C420F" w:rsidRPr="00AE2120">
                        <w:rPr>
                          <w:rFonts w:ascii="Times New Roman" w:hAnsi="Times New Roman"/>
                          <w:color w:val="000000"/>
                          <w:szCs w:val="21"/>
                          <w:lang w:val="en-GB"/>
                        </w:rPr>
                        <w:t xml:space="preserve"> </w:t>
                      </w:r>
                      <w:r w:rsidR="00AE2120" w:rsidRPr="00AE2120">
                        <w:rPr>
                          <w:rFonts w:ascii="Times New Roman" w:hAnsi="Times New Roman"/>
                          <w:color w:val="000000"/>
                          <w:szCs w:val="21"/>
                          <w:lang w:val="en-GB"/>
                        </w:rPr>
                        <w:t>c</w:t>
                      </w:r>
                      <w:r w:rsidRPr="00AE2120" w:rsidDel="FFFFFFFF">
                        <w:rPr>
                          <w:rFonts w:ascii="Times New Roman" w:hAnsi="Times New Roman"/>
                          <w:color w:val="000000"/>
                          <w:szCs w:val="21"/>
                          <w:lang w:val="en-GB"/>
                        </w:rPr>
                        <w:t>ongress papers</w:t>
                      </w:r>
                      <w:ins w:id="8" w:author="Rustam Sh" w:date="2019-10-25T11:52:00Z">
                        <w:r w:rsidR="00753FD0" w:rsidRPr="00AE2120">
                          <w:rPr>
                            <w:rFonts w:ascii="Times New Roman" w:hAnsi="Times New Roman"/>
                            <w:color w:val="000000"/>
                            <w:szCs w:val="21"/>
                            <w:lang w:val="en-GB"/>
                          </w:rPr>
                          <w:t xml:space="preserve"> </w:t>
                        </w:r>
                        <w:r w:rsidR="00753FD0" w:rsidRPr="00AE2120" w:rsidDel="FFFFFFFF">
                          <w:rPr>
                            <w:rFonts w:ascii="Times New Roman" w:hAnsi="Times New Roman"/>
                            <w:color w:val="000000"/>
                            <w:szCs w:val="21"/>
                            <w:lang w:val="en-GB"/>
                          </w:rPr>
                          <w:t>(http://cyber-science.org/2020/)</w:t>
                        </w:r>
                      </w:ins>
                      <w:r w:rsidRPr="00AE2120" w:rsidDel="FFFFFFFF">
                        <w:rPr>
                          <w:rFonts w:ascii="Times New Roman" w:hAnsi="Times New Roman"/>
                          <w:color w:val="000000"/>
                          <w:szCs w:val="21"/>
                          <w:lang w:val="en-GB"/>
                        </w:rPr>
                        <w:t xml:space="preserve">. </w:t>
                      </w:r>
                      <w:r w:rsidR="00B40FF6" w:rsidRPr="00AE2120">
                        <w:rPr>
                          <w:rFonts w:ascii="Times New Roman" w:eastAsia="MS Mincho" w:hAnsi="Times New Roman"/>
                          <w:color w:val="000000"/>
                          <w:szCs w:val="21"/>
                          <w:lang w:val="en-GB"/>
                        </w:rPr>
                        <w:t xml:space="preserve"> </w:t>
                      </w:r>
                    </w:p>
                    <w:p w14:paraId="3B518EB3" w14:textId="5FD9B63B" w:rsidR="00513520" w:rsidRPr="00AE2120" w:rsidRDefault="00AC305E" w:rsidP="00CB586C">
                      <w:pPr>
                        <w:spacing w:line="200" w:lineRule="atLeast"/>
                        <w:ind w:left="0" w:hanging="2"/>
                        <w:rPr>
                          <w:rFonts w:ascii="Times New Roman" w:hAnsi="Times New Roman"/>
                          <w:szCs w:val="21"/>
                        </w:rPr>
                      </w:pPr>
                      <w:r w:rsidRPr="00AE2120" w:rsidDel="FFFFFFFF">
                        <w:rPr>
                          <w:rFonts w:ascii="Times New Roman" w:hAnsi="Times New Roman"/>
                          <w:b/>
                          <w:szCs w:val="21"/>
                        </w:rPr>
                        <w:t>SUBMISSION DETAILS</w:t>
                      </w:r>
                    </w:p>
                    <w:p w14:paraId="2FD40E1C" w14:textId="61E6B99C" w:rsidR="00513520" w:rsidRPr="00AE2120" w:rsidRDefault="00AC305E" w:rsidP="00DE5C05">
                      <w:pPr>
                        <w:spacing w:line="200" w:lineRule="atLeast"/>
                        <w:ind w:left="0" w:hanging="2"/>
                        <w:rPr>
                          <w:rFonts w:ascii="Times New Roman" w:hAnsi="Times New Roman"/>
                          <w:color w:val="000000"/>
                          <w:szCs w:val="21"/>
                          <w:lang w:val="en-GB"/>
                        </w:rPr>
                      </w:pPr>
                      <w:r w:rsidRPr="00AE2120" w:rsidDel="FFFFFFFF">
                        <w:rPr>
                          <w:rFonts w:ascii="Times New Roman" w:hAnsi="Times New Roman"/>
                          <w:color w:val="000000"/>
                          <w:szCs w:val="21"/>
                          <w:lang w:val="en-GB"/>
                        </w:rPr>
                        <w:t>Submissions should represent original</w:t>
                      </w:r>
                      <w:r w:rsidR="003C420F" w:rsidRPr="00AE2120">
                        <w:rPr>
                          <w:rFonts w:ascii="Times New Roman" w:hAnsi="Times New Roman"/>
                          <w:color w:val="000000"/>
                          <w:szCs w:val="21"/>
                          <w:lang w:val="en-GB"/>
                        </w:rPr>
                        <w:t xml:space="preserve"> </w:t>
                      </w:r>
                      <w:r w:rsidRPr="00AE2120" w:rsidDel="FFFFFFFF">
                        <w:rPr>
                          <w:rFonts w:ascii="Times New Roman" w:hAnsi="Times New Roman"/>
                          <w:color w:val="000000"/>
                          <w:szCs w:val="21"/>
                          <w:lang w:val="en-GB"/>
                        </w:rPr>
                        <w:t>and</w:t>
                      </w:r>
                      <w:r w:rsidR="003C420F" w:rsidRPr="00AE2120">
                        <w:rPr>
                          <w:rFonts w:ascii="Times New Roman" w:hAnsi="Times New Roman"/>
                          <w:color w:val="000000"/>
                          <w:szCs w:val="21"/>
                          <w:lang w:val="en-GB"/>
                        </w:rPr>
                        <w:t xml:space="preserve"> </w:t>
                      </w:r>
                      <w:r w:rsidRPr="00AE2120" w:rsidDel="FFFFFFFF">
                        <w:rPr>
                          <w:rFonts w:ascii="Times New Roman" w:hAnsi="Times New Roman"/>
                          <w:color w:val="000000"/>
                          <w:szCs w:val="21"/>
                          <w:lang w:val="en-GB"/>
                        </w:rPr>
                        <w:t xml:space="preserve">substantive research results. We will not accept any paper which, at the time of submission, is under review for or has already been published (or accepted) for publication in another conference or journal. All papers will be refereed by at least two members of the </w:t>
                      </w:r>
                      <w:r w:rsidR="00B40FF6" w:rsidRPr="00AE2120">
                        <w:rPr>
                          <w:rFonts w:ascii="Times New Roman" w:hAnsi="Times New Roman"/>
                          <w:color w:val="000000"/>
                          <w:szCs w:val="21"/>
                          <w:lang w:val="en-GB"/>
                        </w:rPr>
                        <w:t xml:space="preserve">technical </w:t>
                      </w:r>
                      <w:r w:rsidRPr="00AE2120" w:rsidDel="FFFFFFFF">
                        <w:rPr>
                          <w:rFonts w:ascii="Times New Roman" w:hAnsi="Times New Roman"/>
                          <w:color w:val="000000"/>
                          <w:szCs w:val="21"/>
                          <w:lang w:val="en-GB"/>
                        </w:rPr>
                        <w:t xml:space="preserve">program committee. </w:t>
                      </w:r>
                      <w:r w:rsidRPr="00AE2120" w:rsidDel="FFFFFFFF">
                        <w:rPr>
                          <w:rFonts w:ascii="Times New Roman" w:hAnsi="Times New Roman"/>
                          <w:szCs w:val="21"/>
                        </w:rPr>
                        <w:t xml:space="preserve">Submitted papers will be carefully evaluated </w:t>
                      </w:r>
                      <w:r w:rsidRPr="00AE2120" w:rsidDel="FFFFFFFF">
                        <w:rPr>
                          <w:rFonts w:ascii="Times New Roman" w:hAnsi="Times New Roman"/>
                          <w:color w:val="000000"/>
                          <w:szCs w:val="21"/>
                        </w:rPr>
                        <w:t xml:space="preserve">based on originality, </w:t>
                      </w:r>
                      <w:r w:rsidRPr="00AE2120" w:rsidDel="FFFFFFFF">
                        <w:rPr>
                          <w:rFonts w:ascii="Times New Roman" w:hAnsi="Times New Roman"/>
                          <w:color w:val="000000"/>
                          <w:szCs w:val="21"/>
                          <w:lang w:val="en-GB"/>
                        </w:rPr>
                        <w:t>significance, technical soundness, and clarity of exposition.</w:t>
                      </w:r>
                      <w:r w:rsidR="00325402" w:rsidRPr="00AE2120">
                        <w:rPr>
                          <w:rFonts w:ascii="Times New Roman" w:hAnsi="Times New Roman" w:hint="eastAsia"/>
                          <w:color w:val="000000"/>
                          <w:szCs w:val="21"/>
                          <w:lang w:val="en-GB" w:eastAsia="zh-TW"/>
                        </w:rPr>
                        <w:t xml:space="preserve"> </w:t>
                      </w:r>
                      <w:r w:rsidRPr="00AE2120" w:rsidDel="FFFFFFFF">
                        <w:rPr>
                          <w:rFonts w:ascii="Times New Roman" w:hAnsi="Times New Roman"/>
                          <w:color w:val="000000"/>
                          <w:szCs w:val="21"/>
                          <w:lang w:val="en-GB"/>
                        </w:rPr>
                        <w:t>Authors should submit their manuscripts in PDF format</w:t>
                      </w:r>
                      <w:r w:rsidR="003C420F" w:rsidRPr="00AE2120">
                        <w:rPr>
                          <w:rFonts w:ascii="Times New Roman" w:hAnsi="Times New Roman"/>
                          <w:color w:val="000000"/>
                          <w:szCs w:val="21"/>
                          <w:lang w:val="en-GB"/>
                        </w:rPr>
                        <w:t xml:space="preserve"> </w:t>
                      </w:r>
                      <w:r w:rsidRPr="00AE2120" w:rsidDel="FFFFFFFF">
                        <w:rPr>
                          <w:rFonts w:ascii="Times New Roman" w:hAnsi="Times New Roman"/>
                          <w:color w:val="000000"/>
                          <w:szCs w:val="21"/>
                          <w:lang w:val="en-GB"/>
                        </w:rPr>
                        <w:t>through</w:t>
                      </w:r>
                      <w:r w:rsidR="003C420F" w:rsidRPr="00AE2120">
                        <w:rPr>
                          <w:rFonts w:ascii="Times New Roman" w:hAnsi="Times New Roman"/>
                          <w:color w:val="000000"/>
                          <w:szCs w:val="21"/>
                          <w:lang w:val="en-GB"/>
                        </w:rPr>
                        <w:t xml:space="preserve"> </w:t>
                      </w:r>
                      <w:r w:rsidRPr="00AE2120" w:rsidDel="FFFFFFFF">
                        <w:rPr>
                          <w:rFonts w:ascii="Times New Roman" w:hAnsi="Times New Roman"/>
                          <w:color w:val="000000"/>
                          <w:szCs w:val="21"/>
                          <w:lang w:val="en-GB"/>
                        </w:rPr>
                        <w:t>the</w:t>
                      </w:r>
                      <w:r w:rsidR="00AE2120" w:rsidRPr="00AE2120">
                        <w:rPr>
                          <w:rFonts w:ascii="Times New Roman" w:hAnsi="Times New Roman"/>
                          <w:color w:val="000000"/>
                          <w:szCs w:val="21"/>
                          <w:lang w:val="en-GB"/>
                        </w:rPr>
                        <w:t xml:space="preserve"> c</w:t>
                      </w:r>
                      <w:r w:rsidRPr="00AE2120" w:rsidDel="FFFFFFFF">
                        <w:rPr>
                          <w:rFonts w:ascii="Times New Roman" w:hAnsi="Times New Roman"/>
                          <w:color w:val="000000"/>
                          <w:szCs w:val="21"/>
                          <w:lang w:val="en-GB"/>
                        </w:rPr>
                        <w:t xml:space="preserve">ongress website (http://cyber-science.org/2020/). If authors have any queries on submissions, please contact </w:t>
                      </w:r>
                      <w:r w:rsidR="00685356" w:rsidRPr="00AE2120">
                        <w:rPr>
                          <w:rFonts w:ascii="Times New Roman" w:hAnsi="Times New Roman"/>
                          <w:color w:val="000000"/>
                          <w:szCs w:val="21"/>
                          <w:lang w:val="en-GB"/>
                        </w:rPr>
                        <w:t xml:space="preserve">Dr. </w:t>
                      </w:r>
                      <w:r w:rsidR="00685356" w:rsidRPr="00AE2120" w:rsidDel="FFFFFFFF">
                        <w:rPr>
                          <w:rFonts w:ascii="Times New Roman" w:hAnsi="Times New Roman"/>
                          <w:color w:val="000000"/>
                          <w:szCs w:val="21"/>
                          <w:lang w:val="en-GB"/>
                        </w:rPr>
                        <w:t>Ali Dewan</w:t>
                      </w:r>
                      <w:r w:rsidR="00AD31CC" w:rsidRPr="00AE2120">
                        <w:rPr>
                          <w:rFonts w:ascii="Times New Roman" w:hAnsi="Times New Roman"/>
                          <w:color w:val="000000"/>
                          <w:szCs w:val="21"/>
                          <w:lang w:val="en-GB"/>
                        </w:rPr>
                        <w:t xml:space="preserve"> </w:t>
                      </w:r>
                      <w:r w:rsidR="00685356" w:rsidRPr="00AE2120">
                        <w:rPr>
                          <w:rFonts w:ascii="Times New Roman" w:hAnsi="Times New Roman"/>
                          <w:color w:val="000000"/>
                          <w:szCs w:val="21"/>
                          <w:lang w:val="en-GB"/>
                        </w:rPr>
                        <w:t>(adewan@athabascau.ca)</w:t>
                      </w:r>
                      <w:r w:rsidR="00685356" w:rsidRPr="00AE2120" w:rsidDel="FFFFFFFF">
                        <w:rPr>
                          <w:rFonts w:ascii="Times New Roman" w:hAnsi="Times New Roman"/>
                          <w:color w:val="000000"/>
                          <w:szCs w:val="21"/>
                          <w:lang w:val="en-GB"/>
                        </w:rPr>
                        <w:t xml:space="preserve">, </w:t>
                      </w:r>
                      <w:r w:rsidR="00325402" w:rsidRPr="00AE2120">
                        <w:rPr>
                          <w:rFonts w:ascii="Times New Roman" w:hAnsi="Times New Roman"/>
                          <w:color w:val="000000"/>
                          <w:szCs w:val="21"/>
                          <w:lang w:val="en-GB"/>
                        </w:rPr>
                        <w:t xml:space="preserve">Dr. Rustam </w:t>
                      </w:r>
                      <w:proofErr w:type="spellStart"/>
                      <w:r w:rsidR="00325402" w:rsidRPr="00AE2120">
                        <w:rPr>
                          <w:rFonts w:ascii="Times New Roman" w:hAnsi="Times New Roman"/>
                          <w:color w:val="000000"/>
                          <w:szCs w:val="21"/>
                          <w:lang w:val="en-GB"/>
                        </w:rPr>
                        <w:t>Shadiev</w:t>
                      </w:r>
                      <w:proofErr w:type="spellEnd"/>
                      <w:r w:rsidR="00325402" w:rsidRPr="00AE2120">
                        <w:rPr>
                          <w:rFonts w:ascii="Times New Roman" w:hAnsi="Times New Roman"/>
                          <w:color w:val="000000"/>
                          <w:szCs w:val="21"/>
                          <w:lang w:val="en-GB"/>
                        </w:rPr>
                        <w:t xml:space="preserve"> (</w:t>
                      </w:r>
                      <w:r w:rsidR="00595C43" w:rsidRPr="00AE2120">
                        <w:rPr>
                          <w:rFonts w:ascii="Times New Roman" w:hAnsi="Times New Roman"/>
                          <w:color w:val="000000"/>
                          <w:szCs w:val="21"/>
                          <w:lang w:val="en-GB"/>
                        </w:rPr>
                        <w:t>rustamsh@gmail.com</w:t>
                      </w:r>
                      <w:r w:rsidR="00325402" w:rsidRPr="00AE2120">
                        <w:rPr>
                          <w:rFonts w:ascii="Times New Roman" w:hAnsi="Times New Roman"/>
                          <w:color w:val="000000"/>
                          <w:szCs w:val="21"/>
                          <w:lang w:val="en-GB"/>
                        </w:rPr>
                        <w:t>),</w:t>
                      </w:r>
                      <w:r w:rsidR="00595C43" w:rsidRPr="00AE2120">
                        <w:rPr>
                          <w:rFonts w:ascii="Times New Roman" w:hAnsi="Times New Roman"/>
                          <w:color w:val="000000"/>
                          <w:szCs w:val="21"/>
                          <w:lang w:val="en-GB"/>
                        </w:rPr>
                        <w:t xml:space="preserve"> </w:t>
                      </w:r>
                      <w:proofErr w:type="spellStart"/>
                      <w:r w:rsidRPr="00AE2120" w:rsidDel="FFFFFFFF">
                        <w:rPr>
                          <w:rFonts w:ascii="Times New Roman" w:hAnsi="Times New Roman"/>
                          <w:color w:val="000000"/>
                          <w:szCs w:val="21"/>
                          <w:lang w:val="en-GB"/>
                        </w:rPr>
                        <w:t>Dr.</w:t>
                      </w:r>
                      <w:proofErr w:type="spellEnd"/>
                      <w:r w:rsidRPr="00AE2120" w:rsidDel="FFFFFFFF">
                        <w:rPr>
                          <w:rFonts w:ascii="Times New Roman" w:hAnsi="Times New Roman"/>
                          <w:color w:val="000000"/>
                          <w:szCs w:val="21"/>
                          <w:lang w:val="en-GB"/>
                        </w:rPr>
                        <w:t xml:space="preserve"> Wu-</w:t>
                      </w:r>
                      <w:proofErr w:type="spellStart"/>
                      <w:r w:rsidRPr="00AE2120" w:rsidDel="FFFFFFFF">
                        <w:rPr>
                          <w:rFonts w:ascii="Times New Roman" w:hAnsi="Times New Roman"/>
                          <w:color w:val="000000"/>
                          <w:szCs w:val="21"/>
                          <w:lang w:val="en-GB"/>
                        </w:rPr>
                        <w:t>Yuin</w:t>
                      </w:r>
                      <w:proofErr w:type="spellEnd"/>
                      <w:r w:rsidRPr="00AE2120" w:rsidDel="FFFFFFFF">
                        <w:rPr>
                          <w:rFonts w:ascii="Times New Roman" w:hAnsi="Times New Roman"/>
                          <w:color w:val="000000"/>
                          <w:szCs w:val="21"/>
                          <w:lang w:val="en-GB"/>
                        </w:rPr>
                        <w:t xml:space="preserve"> Hwang (</w:t>
                      </w:r>
                      <w:hyperlink r:id="rId16" w:history="1">
                        <w:r w:rsidRPr="00AE2120" w:rsidDel="FFFFFFFF">
                          <w:rPr>
                            <w:rFonts w:ascii="Times New Roman" w:hAnsi="Times New Roman"/>
                            <w:color w:val="000000"/>
                            <w:szCs w:val="21"/>
                            <w:lang w:val="en-GB"/>
                          </w:rPr>
                          <w:t>wyhwang@cc.ncu.edu.tw</w:t>
                        </w:r>
                      </w:hyperlink>
                      <w:r w:rsidRPr="00AE2120" w:rsidDel="FFFFFFFF">
                        <w:rPr>
                          <w:rFonts w:ascii="Times New Roman" w:hAnsi="Times New Roman"/>
                          <w:color w:val="000000"/>
                          <w:szCs w:val="21"/>
                          <w:lang w:val="en-GB"/>
                        </w:rPr>
                        <w:t xml:space="preserve">) or </w:t>
                      </w:r>
                      <w:proofErr w:type="spellStart"/>
                      <w:r w:rsidRPr="00AE2120" w:rsidDel="FFFFFFFF">
                        <w:rPr>
                          <w:rFonts w:ascii="Times New Roman" w:hAnsi="Times New Roman"/>
                          <w:color w:val="000000"/>
                          <w:szCs w:val="21"/>
                          <w:lang w:val="en-GB"/>
                        </w:rPr>
                        <w:t>Dr.</w:t>
                      </w:r>
                      <w:proofErr w:type="spellEnd"/>
                      <w:r w:rsidRPr="00AE2120" w:rsidDel="FFFFFFFF">
                        <w:rPr>
                          <w:rFonts w:ascii="Times New Roman" w:hAnsi="Times New Roman"/>
                          <w:color w:val="000000"/>
                          <w:szCs w:val="21"/>
                          <w:lang w:val="en-GB"/>
                        </w:rPr>
                        <w:t xml:space="preserve"> Oscar Lin</w:t>
                      </w:r>
                      <w:r w:rsidR="00AD31CC" w:rsidRPr="00AE2120">
                        <w:rPr>
                          <w:rFonts w:ascii="Times New Roman" w:hAnsi="Times New Roman"/>
                          <w:color w:val="000000"/>
                          <w:szCs w:val="21"/>
                          <w:lang w:val="en-GB"/>
                        </w:rPr>
                        <w:t xml:space="preserve"> </w:t>
                      </w:r>
                      <w:r w:rsidRPr="00AE2120" w:rsidDel="FFFFFFFF">
                        <w:rPr>
                          <w:rFonts w:ascii="Times New Roman" w:hAnsi="Times New Roman"/>
                          <w:color w:val="000000"/>
                          <w:szCs w:val="21"/>
                          <w:lang w:val="en-GB"/>
                        </w:rPr>
                        <w:t>(</w:t>
                      </w:r>
                      <w:hyperlink r:id="rId17" w:history="1">
                        <w:r w:rsidRPr="00AE2120" w:rsidDel="FFFFFFFF">
                          <w:rPr>
                            <w:rFonts w:ascii="Times New Roman" w:hAnsi="Times New Roman"/>
                            <w:color w:val="000000"/>
                            <w:szCs w:val="21"/>
                            <w:lang w:val="en-GB"/>
                          </w:rPr>
                          <w:t>oscarl@athabascau.ca</w:t>
                        </w:r>
                      </w:hyperlink>
                      <w:r w:rsidRPr="00AE2120" w:rsidDel="FFFFFFFF">
                        <w:rPr>
                          <w:rFonts w:ascii="Times New Roman" w:hAnsi="Times New Roman"/>
                          <w:color w:val="000000"/>
                          <w:szCs w:val="21"/>
                          <w:lang w:val="en-GB"/>
                        </w:rPr>
                        <w:t>).</w:t>
                      </w:r>
                    </w:p>
                  </w:txbxContent>
                </v:textbox>
                <w10:wrap anchorx="margin"/>
              </v:shape>
            </w:pict>
          </mc:Fallback>
        </mc:AlternateContent>
      </w:r>
    </w:p>
    <w:sectPr w:rsidR="00513520">
      <w:type w:val="continuous"/>
      <w:pgSz w:w="14578" w:h="20639"/>
      <w:pgMar w:top="567" w:right="567" w:bottom="567" w:left="567" w:header="851" w:footer="992" w:gutter="0"/>
      <w:cols w:space="720" w:equalWidth="0">
        <w:col w:w="86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1E8B6" w14:textId="77777777" w:rsidR="004B5B47" w:rsidRDefault="004B5B47">
      <w:pPr>
        <w:spacing w:line="240" w:lineRule="auto"/>
        <w:ind w:left="0" w:hanging="2"/>
      </w:pPr>
      <w:r>
        <w:separator/>
      </w:r>
    </w:p>
  </w:endnote>
  <w:endnote w:type="continuationSeparator" w:id="0">
    <w:p w14:paraId="6017287F" w14:textId="77777777" w:rsidR="004B5B47" w:rsidRDefault="004B5B4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86707A" w14:textId="77777777" w:rsidR="00513520" w:rsidRDefault="00AC305E">
    <w:pPr>
      <w:pBdr>
        <w:top w:val="nil"/>
        <w:left w:val="nil"/>
        <w:bottom w:val="nil"/>
        <w:right w:val="nil"/>
        <w:between w:val="nil"/>
      </w:pBdr>
      <w:tabs>
        <w:tab w:val="center" w:pos="4252"/>
        <w:tab w:val="right" w:pos="8504"/>
      </w:tabs>
      <w:spacing w:line="240" w:lineRule="auto"/>
      <w:ind w:left="0" w:hanging="2"/>
      <w:jc w:val="center"/>
      <w:rPr>
        <w:color w:val="000000"/>
        <w:szCs w:val="21"/>
      </w:rPr>
    </w:pPr>
    <w:r>
      <w:rPr>
        <w:color w:val="000000"/>
        <w:szCs w:val="21"/>
      </w:rPr>
      <w:fldChar w:fldCharType="begin"/>
    </w:r>
    <w:r>
      <w:rPr>
        <w:rFonts w:eastAsia="Century"/>
        <w:color w:val="000000"/>
        <w:szCs w:val="21"/>
      </w:rPr>
      <w:instrText>PAGE</w:instrText>
    </w:r>
    <w:r>
      <w:rPr>
        <w:color w:val="000000"/>
        <w:szCs w:val="21"/>
      </w:rPr>
      <w:fldChar w:fldCharType="end"/>
    </w:r>
  </w:p>
  <w:p w14:paraId="1195A19C" w14:textId="77777777" w:rsidR="00513520" w:rsidRDefault="00513520">
    <w:pPr>
      <w:pBdr>
        <w:top w:val="nil"/>
        <w:left w:val="nil"/>
        <w:bottom w:val="nil"/>
        <w:right w:val="nil"/>
        <w:between w:val="nil"/>
      </w:pBdr>
      <w:tabs>
        <w:tab w:val="center" w:pos="4252"/>
        <w:tab w:val="right" w:pos="8504"/>
      </w:tabs>
      <w:spacing w:line="240" w:lineRule="auto"/>
      <w:ind w:left="0" w:hanging="2"/>
      <w:rPr>
        <w:color w:val="000000"/>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9CAEB" w14:textId="77777777" w:rsidR="001E6C1A" w:rsidRDefault="001E6C1A">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C7A29" w14:textId="77777777" w:rsidR="001E6C1A" w:rsidRDefault="001E6C1A">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A0A471" w14:textId="77777777" w:rsidR="004B5B47" w:rsidRDefault="004B5B47">
      <w:pPr>
        <w:spacing w:line="240" w:lineRule="auto"/>
        <w:ind w:left="0" w:hanging="2"/>
      </w:pPr>
      <w:r>
        <w:separator/>
      </w:r>
    </w:p>
  </w:footnote>
  <w:footnote w:type="continuationSeparator" w:id="0">
    <w:p w14:paraId="12405F61" w14:textId="77777777" w:rsidR="004B5B47" w:rsidRDefault="004B5B47">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26C82" w14:textId="77777777" w:rsidR="001E6C1A" w:rsidRDefault="001E6C1A">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F91A1" w14:textId="77777777" w:rsidR="001E6C1A" w:rsidRDefault="001E6C1A">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23A10" w14:textId="77777777" w:rsidR="001E6C1A" w:rsidRDefault="001E6C1A">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E86E9D"/>
    <w:multiLevelType w:val="hybridMultilevel"/>
    <w:tmpl w:val="AAA400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stam Sh">
    <w15:presenceInfo w15:providerId="Windows Live" w15:userId="9f6c8c22f2ee20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doNotTrackMov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520"/>
    <w:rsid w:val="000333EC"/>
    <w:rsid w:val="0008474A"/>
    <w:rsid w:val="00143BAF"/>
    <w:rsid w:val="001832D8"/>
    <w:rsid w:val="001B79D1"/>
    <w:rsid w:val="001E6C1A"/>
    <w:rsid w:val="00232D00"/>
    <w:rsid w:val="00236A10"/>
    <w:rsid w:val="002760D3"/>
    <w:rsid w:val="00325402"/>
    <w:rsid w:val="00334ED5"/>
    <w:rsid w:val="003A6282"/>
    <w:rsid w:val="003C420F"/>
    <w:rsid w:val="003D232B"/>
    <w:rsid w:val="00407F39"/>
    <w:rsid w:val="004600C1"/>
    <w:rsid w:val="0047139F"/>
    <w:rsid w:val="00481210"/>
    <w:rsid w:val="004B5B47"/>
    <w:rsid w:val="004C5680"/>
    <w:rsid w:val="00513520"/>
    <w:rsid w:val="00524ECF"/>
    <w:rsid w:val="00531049"/>
    <w:rsid w:val="00595C43"/>
    <w:rsid w:val="0064429F"/>
    <w:rsid w:val="00685356"/>
    <w:rsid w:val="00737928"/>
    <w:rsid w:val="00753FD0"/>
    <w:rsid w:val="0089058C"/>
    <w:rsid w:val="009623E6"/>
    <w:rsid w:val="00975834"/>
    <w:rsid w:val="009D540F"/>
    <w:rsid w:val="009F285D"/>
    <w:rsid w:val="00AB08A0"/>
    <w:rsid w:val="00AC305E"/>
    <w:rsid w:val="00AD31CC"/>
    <w:rsid w:val="00AE2120"/>
    <w:rsid w:val="00B40FF6"/>
    <w:rsid w:val="00B8237D"/>
    <w:rsid w:val="00B83D93"/>
    <w:rsid w:val="00BA19D4"/>
    <w:rsid w:val="00C7390F"/>
    <w:rsid w:val="00C766C0"/>
    <w:rsid w:val="00D61D1F"/>
    <w:rsid w:val="00D868FF"/>
    <w:rsid w:val="00DE5C05"/>
    <w:rsid w:val="00E22767"/>
    <w:rsid w:val="00E54F4B"/>
    <w:rsid w:val="00ED48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FAE8B"/>
  <w15:docId w15:val="{51611A90-F7EA-4179-B05D-C8A600385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Theme="minorEastAsia" w:hAnsi="Century" w:cs="Century"/>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pPr>
      <w:widowControl w:val="0"/>
      <w:suppressAutoHyphens/>
      <w:spacing w:line="1" w:lineRule="atLeast"/>
      <w:ind w:leftChars="-1" w:left="-1" w:hangingChars="1" w:hanging="1"/>
      <w:jc w:val="both"/>
      <w:textDirection w:val="btLr"/>
      <w:textAlignment w:val="top"/>
      <w:outlineLvl w:val="0"/>
    </w:pPr>
    <w:rPr>
      <w:kern w:val="2"/>
      <w:position w:val="-1"/>
      <w:sz w:val="21"/>
      <w:szCs w:val="24"/>
      <w:lang w:eastAsia="ja-JP"/>
    </w:rPr>
  </w:style>
  <w:style w:type="paragraph" w:styleId="Heading1">
    <w:name w:val="heading 1"/>
    <w:basedOn w:val="Normal"/>
    <w:next w:val="Normal"/>
    <w:pPr>
      <w:keepNext/>
      <w:keepLines/>
      <w:spacing w:before="480" w:after="12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character" w:styleId="Hyperlink">
    <w:name w:val="Hyperlink"/>
    <w:rPr>
      <w:color w:val="0000FF"/>
      <w:w w:val="100"/>
      <w:position w:val="-1"/>
      <w:u w:val="single"/>
      <w:effect w:val="none"/>
      <w:vertAlign w:val="baseline"/>
      <w:cs w:val="0"/>
      <w:em w:val="none"/>
    </w:rPr>
  </w:style>
  <w:style w:type="paragraph" w:styleId="Header">
    <w:name w:val="header"/>
    <w:basedOn w:val="Normal"/>
    <w:pPr>
      <w:tabs>
        <w:tab w:val="center" w:pos="4252"/>
        <w:tab w:val="right" w:pos="8504"/>
      </w:tabs>
    </w:pPr>
  </w:style>
  <w:style w:type="paragraph" w:styleId="Footer">
    <w:name w:val="footer"/>
    <w:basedOn w:val="Normal"/>
    <w:pPr>
      <w:tabs>
        <w:tab w:val="center" w:pos="4252"/>
        <w:tab w:val="right" w:pos="8504"/>
      </w:tabs>
    </w:pPr>
  </w:style>
  <w:style w:type="character" w:styleId="PageNumber">
    <w:name w:val="page number"/>
    <w:basedOn w:val="DefaultParagraphFont"/>
    <w:rPr>
      <w:w w:val="100"/>
      <w:position w:val="-1"/>
      <w:effect w:val="none"/>
      <w:vertAlign w:val="baseline"/>
      <w:cs w:val="0"/>
      <w:em w:val="none"/>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MS Gothic" w:eastAsia="MS Gothic" w:hAnsi="MS Gothic" w:cs="MS Gothic"/>
      <w:kern w:val="0"/>
      <w:sz w:val="24"/>
    </w:rPr>
  </w:style>
  <w:style w:type="paragraph" w:styleId="BalloonText">
    <w:name w:val="Balloon Text"/>
    <w:basedOn w:val="Normal"/>
    <w:rPr>
      <w:rFonts w:ascii="Tahoma" w:hAnsi="Tahoma" w:cs="Tahoma"/>
      <w:sz w:val="16"/>
      <w:szCs w:val="16"/>
    </w:rPr>
  </w:style>
  <w:style w:type="character" w:styleId="FollowedHyperlink">
    <w:name w:val="FollowedHyperlink"/>
    <w:rPr>
      <w:color w:val="800080"/>
      <w:w w:val="100"/>
      <w:position w:val="-1"/>
      <w:u w:val="single"/>
      <w:effect w:val="none"/>
      <w:vertAlign w:val="baseline"/>
      <w:cs w:val="0"/>
      <w:em w:val="none"/>
    </w:rPr>
  </w:style>
  <w:style w:type="paragraph" w:customStyle="1" w:styleId="maintext">
    <w:name w:val="maintext"/>
    <w:basedOn w:val="Normal"/>
    <w:pPr>
      <w:widowControl/>
      <w:spacing w:before="100" w:beforeAutospacing="1" w:after="100" w:afterAutospacing="1"/>
      <w:jc w:val="left"/>
    </w:pPr>
    <w:rPr>
      <w:rFonts w:ascii="SimSun" w:eastAsia="SimSun" w:hAnsi="SimSun" w:cs="SimSun"/>
      <w:kern w:val="0"/>
      <w:sz w:val="24"/>
      <w:lang w:eastAsia="zh-CN"/>
    </w:rPr>
  </w:style>
  <w:style w:type="character" w:customStyle="1" w:styleId="ppt1">
    <w:name w:val="ppt1"/>
    <w:basedOn w:val="DefaultParagraphFont"/>
    <w:rPr>
      <w:w w:val="100"/>
      <w:position w:val="-1"/>
      <w:effect w:val="none"/>
      <w:vertAlign w:val="baseline"/>
      <w:cs w:val="0"/>
      <w:em w:val="none"/>
    </w:rPr>
  </w:style>
  <w:style w:type="character" w:customStyle="1" w:styleId="msonormal0">
    <w:name w:val="msonormal0"/>
    <w:basedOn w:val="DefaultParagraphFont"/>
    <w:rPr>
      <w:w w:val="100"/>
      <w:position w:val="-1"/>
      <w:effect w:val="none"/>
      <w:vertAlign w:val="baseline"/>
      <w:cs w:val="0"/>
      <w:em w:val="none"/>
    </w:rPr>
  </w:style>
  <w:style w:type="paragraph" w:styleId="NormalWeb">
    <w:name w:val="Normal (Web)"/>
    <w:basedOn w:val="Normal"/>
    <w:pPr>
      <w:widowControl/>
      <w:spacing w:before="100" w:beforeAutospacing="1" w:after="100" w:afterAutospacing="1"/>
      <w:jc w:val="left"/>
    </w:pPr>
    <w:rPr>
      <w:rFonts w:ascii="PMingLiU" w:eastAsia="PMingLiU" w:hAnsi="PMingLiU"/>
      <w:kern w:val="0"/>
      <w:sz w:val="24"/>
      <w:lang w:eastAsia="zh-TW"/>
    </w:rPr>
  </w:style>
  <w:style w:type="character" w:styleId="Emphasis">
    <w:name w:val="Emphasis"/>
    <w:rPr>
      <w:i/>
      <w:iCs/>
      <w:w w:val="100"/>
      <w:position w:val="-1"/>
      <w:effect w:val="none"/>
      <w:vertAlign w:val="baseline"/>
      <w:cs w:val="0"/>
      <w:em w:val="none"/>
    </w:rPr>
  </w:style>
  <w:style w:type="character" w:customStyle="1" w:styleId="il">
    <w:name w:val="il"/>
    <w:rPr>
      <w:w w:val="100"/>
      <w:position w:val="-1"/>
      <w:effect w:val="none"/>
      <w:vertAlign w:val="baseline"/>
      <w:cs w:val="0"/>
      <w:em w:val="none"/>
    </w:rPr>
  </w:style>
  <w:style w:type="character" w:customStyle="1" w:styleId="1">
    <w:name w:val="未解析的提及項目1"/>
    <w:qFormat/>
    <w:rPr>
      <w:color w:val="605E5C"/>
      <w:w w:val="100"/>
      <w:position w:val="-1"/>
      <w:effect w:val="none"/>
      <w:shd w:val="clear" w:color="auto" w:fill="E1DFDD"/>
      <w:vertAlign w:val="baseline"/>
      <w:cs w:val="0"/>
      <w:em w:val="non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325402"/>
    <w:rPr>
      <w:color w:val="605E5C"/>
      <w:shd w:val="clear" w:color="auto" w:fill="E1DFDD"/>
    </w:rPr>
  </w:style>
  <w:style w:type="table" w:styleId="TableGrid">
    <w:name w:val="Table Grid"/>
    <w:basedOn w:val="TableNormal"/>
    <w:uiPriority w:val="39"/>
    <w:rsid w:val="00236A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19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hyperlink" Target="mailto:oscarl@athabascau.ca" TargetMode="External"/><Relationship Id="rId2" Type="http://schemas.openxmlformats.org/officeDocument/2006/relationships/styles" Target="styles.xml"/><Relationship Id="rId16" Type="http://schemas.openxmlformats.org/officeDocument/2006/relationships/hyperlink" Target="mailto:wyhwang@cc.ncu.edu.tw"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mailto:oscarl@athabascau.ca" TargetMode="External"/><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mailto:wyhwang@cc.ncu.edu.t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7</Words>
  <Characters>46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Jianhua</dc:creator>
  <cp:lastModifiedBy>Lin Fuhua</cp:lastModifiedBy>
  <cp:revision>4</cp:revision>
  <cp:lastPrinted>2019-10-25T16:23:00Z</cp:lastPrinted>
  <dcterms:created xsi:type="dcterms:W3CDTF">2019-10-29T22:14:00Z</dcterms:created>
  <dcterms:modified xsi:type="dcterms:W3CDTF">2019-10-29T22:23:00Z</dcterms:modified>
</cp:coreProperties>
</file>